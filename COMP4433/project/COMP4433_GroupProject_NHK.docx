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4C963" w14:textId="279C7EE4" w:rsidR="00BB531A" w:rsidRDefault="00EF2398">
      <w:pPr>
        <w:spacing w:after="200" w:line="276" w:lineRule="auto"/>
        <w:rPr>
          <w:color w:val="373545" w:themeColor="text2"/>
        </w:rPr>
      </w:pPr>
      <w:r w:rsidRPr="008D3776">
        <w:rPr>
          <w:noProof/>
          <w:color w:val="373545" w:themeColor="text2"/>
        </w:rPr>
        <mc:AlternateContent>
          <mc:Choice Requires="wps">
            <w:drawing>
              <wp:anchor distT="0" distB="0" distL="114300" distR="114300" simplePos="0" relativeHeight="251662848" behindDoc="0" locked="0" layoutInCell="1" allowOverlap="1" wp14:anchorId="2B129623" wp14:editId="35A32E76">
                <wp:simplePos x="0" y="0"/>
                <wp:positionH relativeFrom="column">
                  <wp:posOffset>1933575</wp:posOffset>
                </wp:positionH>
                <wp:positionV relativeFrom="paragraph">
                  <wp:posOffset>6110605</wp:posOffset>
                </wp:positionV>
                <wp:extent cx="4079631" cy="2743200"/>
                <wp:effectExtent l="0" t="0" r="0" b="0"/>
                <wp:wrapNone/>
                <wp:docPr id="945225648" name="Text Box 945225648"/>
                <wp:cNvGraphicFramePr/>
                <a:graphic xmlns:a="http://schemas.openxmlformats.org/drawingml/2006/main">
                  <a:graphicData uri="http://schemas.microsoft.com/office/word/2010/wordprocessingShape">
                    <wps:wsp>
                      <wps:cNvSpPr txBox="1"/>
                      <wps:spPr>
                        <a:xfrm>
                          <a:off x="0" y="0"/>
                          <a:ext cx="4079631" cy="2743200"/>
                        </a:xfrm>
                        <a:prstGeom prst="rect">
                          <a:avLst/>
                        </a:prstGeom>
                        <a:noFill/>
                        <a:ln w="6350">
                          <a:noFill/>
                        </a:ln>
                      </wps:spPr>
                      <wps:txbx>
                        <w:txbxContent>
                          <w:p w14:paraId="5B144FA9" w14:textId="6936E022" w:rsidR="001E466F" w:rsidRPr="00061274" w:rsidRDefault="00061274" w:rsidP="00CC24C1">
                            <w:pPr>
                              <w:rPr>
                                <w:rFonts w:ascii="Comic Sans MS" w:hAnsi="Comic Sans MS"/>
                                <w:color w:val="FFFFFF" w:themeColor="background1"/>
                                <w:sz w:val="28"/>
                                <w:szCs w:val="28"/>
                              </w:rPr>
                            </w:pPr>
                            <w:r w:rsidRPr="00061274">
                              <w:rPr>
                                <w:rFonts w:ascii="Comic Sans MS" w:hAnsi="Comic Sans MS"/>
                                <w:color w:val="FFFFFF" w:themeColor="background1"/>
                                <w:sz w:val="28"/>
                                <w:szCs w:val="28"/>
                              </w:rPr>
                              <w:t>Group Name:</w:t>
                            </w:r>
                            <w:r>
                              <w:rPr>
                                <w:rFonts w:ascii="Comic Sans MS" w:hAnsi="Comic Sans MS"/>
                                <w:color w:val="FFFFFF" w:themeColor="background1"/>
                                <w:sz w:val="28"/>
                                <w:szCs w:val="28"/>
                              </w:rPr>
                              <w:t xml:space="preserve"> NHK</w:t>
                            </w:r>
                          </w:p>
                          <w:p w14:paraId="09CD6656" w14:textId="26FBBBBA" w:rsidR="00061274" w:rsidRDefault="00061274" w:rsidP="00CC24C1">
                            <w:pPr>
                              <w:rPr>
                                <w:rFonts w:ascii="Comic Sans MS" w:hAnsi="Comic Sans MS"/>
                                <w:color w:val="FFFFFF" w:themeColor="background1"/>
                                <w:sz w:val="28"/>
                                <w:szCs w:val="28"/>
                              </w:rPr>
                            </w:pPr>
                            <w:r w:rsidRPr="00061274">
                              <w:rPr>
                                <w:rFonts w:ascii="Comic Sans MS" w:hAnsi="Comic Sans MS"/>
                                <w:color w:val="FFFFFF" w:themeColor="background1"/>
                                <w:sz w:val="28"/>
                                <w:szCs w:val="28"/>
                              </w:rPr>
                              <w:t>Student Name:</w:t>
                            </w:r>
                            <w:r>
                              <w:rPr>
                                <w:rFonts w:ascii="Comic Sans MS" w:hAnsi="Comic Sans MS" w:hint="eastAsia"/>
                                <w:color w:val="FFFFFF" w:themeColor="background1"/>
                                <w:sz w:val="28"/>
                                <w:szCs w:val="28"/>
                              </w:rPr>
                              <w:t xml:space="preserve"> W</w:t>
                            </w:r>
                            <w:r>
                              <w:rPr>
                                <w:rFonts w:ascii="Comic Sans MS" w:hAnsi="Comic Sans MS"/>
                                <w:color w:val="FFFFFF" w:themeColor="background1"/>
                                <w:sz w:val="28"/>
                                <w:szCs w:val="28"/>
                              </w:rPr>
                              <w:t>an Hoi Nam 23021285D</w:t>
                            </w:r>
                          </w:p>
                          <w:p w14:paraId="7E23D509" w14:textId="7D76AFC2" w:rsidR="00061274" w:rsidRPr="00F47F90" w:rsidRDefault="00061274" w:rsidP="00CC24C1">
                            <w:pPr>
                              <w:rPr>
                                <w:rFonts w:ascii="Comic Sans MS" w:hAnsi="Comic Sans MS"/>
                                <w:color w:val="FFFFFF" w:themeColor="background1"/>
                                <w:sz w:val="28"/>
                                <w:szCs w:val="28"/>
                                <w:lang w:val="fr-FR"/>
                              </w:rPr>
                            </w:pPr>
                            <w:r>
                              <w:rPr>
                                <w:rFonts w:ascii="Comic Sans MS" w:hAnsi="Comic Sans MS"/>
                                <w:color w:val="FFFFFF" w:themeColor="background1"/>
                                <w:sz w:val="28"/>
                                <w:szCs w:val="28"/>
                              </w:rPr>
                              <w:tab/>
                            </w:r>
                            <w:r>
                              <w:rPr>
                                <w:rFonts w:ascii="Comic Sans MS" w:hAnsi="Comic Sans MS"/>
                                <w:color w:val="FFFFFF" w:themeColor="background1"/>
                                <w:sz w:val="28"/>
                                <w:szCs w:val="28"/>
                              </w:rPr>
                              <w:tab/>
                            </w:r>
                            <w:r>
                              <w:rPr>
                                <w:rFonts w:ascii="Comic Sans MS" w:hAnsi="Comic Sans MS"/>
                                <w:color w:val="FFFFFF" w:themeColor="background1"/>
                                <w:sz w:val="28"/>
                                <w:szCs w:val="28"/>
                              </w:rPr>
                              <w:tab/>
                            </w:r>
                            <w:r>
                              <w:rPr>
                                <w:rFonts w:ascii="Comic Sans MS" w:hAnsi="Comic Sans MS"/>
                                <w:color w:val="FFFFFF" w:themeColor="background1"/>
                                <w:sz w:val="28"/>
                                <w:szCs w:val="28"/>
                              </w:rPr>
                              <w:tab/>
                            </w:r>
                            <w:r w:rsidR="00F47F90" w:rsidRPr="0062209D">
                              <w:rPr>
                                <w:rFonts w:ascii="Comic Sans MS" w:hAnsi="Comic Sans MS"/>
                                <w:color w:val="FFFFFF" w:themeColor="background1"/>
                                <w:sz w:val="28"/>
                                <w:szCs w:val="28"/>
                              </w:rPr>
                              <w:t xml:space="preserve"> </w:t>
                            </w:r>
                            <w:r w:rsidRPr="00F47F90">
                              <w:rPr>
                                <w:rFonts w:ascii="Comic Sans MS" w:hAnsi="Comic Sans MS"/>
                                <w:color w:val="FFFFFF" w:themeColor="background1"/>
                                <w:sz w:val="28"/>
                                <w:szCs w:val="28"/>
                                <w:lang w:val="fr-FR"/>
                              </w:rPr>
                              <w:t>Fung Pui Kiu</w:t>
                            </w:r>
                            <w:r w:rsidR="00F47F90">
                              <w:rPr>
                                <w:rFonts w:ascii="Comic Sans MS" w:hAnsi="Comic Sans MS"/>
                                <w:color w:val="FFFFFF" w:themeColor="background1"/>
                                <w:sz w:val="28"/>
                                <w:szCs w:val="28"/>
                                <w:lang w:val="fr-FR"/>
                              </w:rPr>
                              <w:t xml:space="preserve"> 23034284</w:t>
                            </w:r>
                            <w:r w:rsidR="00F47F90">
                              <w:rPr>
                                <w:rFonts w:ascii="Comic Sans MS" w:hAnsi="Comic Sans MS" w:hint="eastAsia"/>
                                <w:color w:val="FFFFFF" w:themeColor="background1"/>
                                <w:sz w:val="28"/>
                                <w:szCs w:val="28"/>
                                <w:lang w:val="fr-FR"/>
                              </w:rPr>
                              <w:t>D</w:t>
                            </w:r>
                          </w:p>
                          <w:p w14:paraId="0781B10F" w14:textId="2D4E236C" w:rsidR="00061274" w:rsidRPr="00F47F90" w:rsidRDefault="00CC24C1" w:rsidP="00F47F90">
                            <w:pPr>
                              <w:ind w:firstLineChars="50" w:firstLine="140"/>
                              <w:rPr>
                                <w:rFonts w:ascii="Comic Sans MS" w:hAnsi="Comic Sans MS"/>
                                <w:color w:val="FFFFFF" w:themeColor="background1"/>
                                <w:sz w:val="28"/>
                                <w:szCs w:val="28"/>
                                <w:lang w:val="fr-FR"/>
                              </w:rPr>
                            </w:pPr>
                            <w:r w:rsidRPr="00F47F90">
                              <w:rPr>
                                <w:rFonts w:ascii="Comic Sans MS" w:hAnsi="Comic Sans MS"/>
                                <w:color w:val="FFFFFF" w:themeColor="background1"/>
                                <w:sz w:val="28"/>
                                <w:szCs w:val="28"/>
                                <w:lang w:val="fr-FR"/>
                              </w:rPr>
                              <w:tab/>
                            </w:r>
                            <w:r w:rsidRPr="00F47F90">
                              <w:rPr>
                                <w:rFonts w:ascii="Comic Sans MS" w:hAnsi="Comic Sans MS"/>
                                <w:color w:val="FFFFFF" w:themeColor="background1"/>
                                <w:sz w:val="28"/>
                                <w:szCs w:val="28"/>
                                <w:lang w:val="fr-FR"/>
                              </w:rPr>
                              <w:tab/>
                            </w:r>
                            <w:r w:rsidRPr="00F47F90">
                              <w:rPr>
                                <w:rFonts w:ascii="Comic Sans MS" w:hAnsi="Comic Sans MS"/>
                                <w:color w:val="FFFFFF" w:themeColor="background1"/>
                                <w:sz w:val="28"/>
                                <w:szCs w:val="28"/>
                                <w:lang w:val="fr-FR"/>
                              </w:rPr>
                              <w:tab/>
                            </w:r>
                            <w:r w:rsidRPr="00F47F90">
                              <w:rPr>
                                <w:rFonts w:ascii="Comic Sans MS" w:hAnsi="Comic Sans MS"/>
                                <w:color w:val="FFFFFF" w:themeColor="background1"/>
                                <w:sz w:val="28"/>
                                <w:szCs w:val="28"/>
                                <w:lang w:val="fr-FR"/>
                              </w:rPr>
                              <w:tab/>
                            </w:r>
                            <w:r w:rsidR="00F47F90">
                              <w:rPr>
                                <w:rFonts w:ascii="Comic Sans MS" w:hAnsi="Comic Sans MS"/>
                                <w:color w:val="FFFFFF" w:themeColor="background1"/>
                                <w:sz w:val="28"/>
                                <w:szCs w:val="28"/>
                                <w:lang w:val="fr-FR"/>
                              </w:rPr>
                              <w:t xml:space="preserve"> </w:t>
                            </w:r>
                            <w:r w:rsidRPr="00F47F90">
                              <w:rPr>
                                <w:rFonts w:ascii="Comic Sans MS" w:hAnsi="Comic Sans MS"/>
                                <w:color w:val="FFFFFF" w:themeColor="background1"/>
                                <w:sz w:val="28"/>
                                <w:szCs w:val="28"/>
                                <w:lang w:val="fr-FR"/>
                              </w:rPr>
                              <w:t>Lai Chun Ho</w:t>
                            </w:r>
                            <w:r w:rsidR="004B7430">
                              <w:rPr>
                                <w:rFonts w:ascii="Comic Sans MS" w:hAnsi="Comic Sans MS"/>
                                <w:color w:val="FFFFFF" w:themeColor="background1"/>
                                <w:sz w:val="28"/>
                                <w:szCs w:val="28"/>
                                <w:lang w:val="fr-FR"/>
                              </w:rPr>
                              <w:t xml:space="preserve"> </w:t>
                            </w:r>
                            <w:r w:rsidR="004B7430" w:rsidRPr="004B7430">
                              <w:rPr>
                                <w:rFonts w:ascii="Comic Sans MS" w:hAnsi="Comic Sans MS"/>
                                <w:color w:val="FFFFFF" w:themeColor="background1"/>
                                <w:sz w:val="28"/>
                                <w:szCs w:val="28"/>
                                <w:lang w:val="fr-FR"/>
                              </w:rPr>
                              <w:t>23020364D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129623" id="_x0000_t202" coordsize="21600,21600" o:spt="202" path="m,l,21600r21600,l21600,xe">
                <v:stroke joinstyle="miter"/>
                <v:path gradientshapeok="t" o:connecttype="rect"/>
              </v:shapetype>
              <v:shape id="Text Box 945225648" o:spid="_x0000_s1026" type="#_x0000_t202" style="position:absolute;margin-left:152.25pt;margin-top:481.15pt;width:321.25pt;height:3in;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" filled="f" stroked="f" strokeweight=".5pt">
                <v:textbox>
                  <w:txbxContent>
                    <w:p w14:paraId="5B144FA9" w14:textId="6936E022" w:rsidR="001E466F" w:rsidRPr="00061274" w:rsidRDefault="00061274" w:rsidP="00CC24C1">
                      <w:pPr>
                        <w:rPr>
                          <w:rFonts w:ascii="Comic Sans MS" w:hAnsi="Comic Sans MS"/>
                          <w:color w:val="FFFFFF" w:themeColor="background1"/>
                          <w:sz w:val="28"/>
                          <w:szCs w:val="28"/>
                        </w:rPr>
                      </w:pPr>
                      <w:r w:rsidRPr="00061274">
                        <w:rPr>
                          <w:rFonts w:ascii="Comic Sans MS" w:hAnsi="Comic Sans MS"/>
                          <w:color w:val="FFFFFF" w:themeColor="background1"/>
                          <w:sz w:val="28"/>
                          <w:szCs w:val="28"/>
                        </w:rPr>
                        <w:t>Group Name:</w:t>
                      </w:r>
                      <w:r>
                        <w:rPr>
                          <w:rFonts w:ascii="Comic Sans MS" w:hAnsi="Comic Sans MS"/>
                          <w:color w:val="FFFFFF" w:themeColor="background1"/>
                          <w:sz w:val="28"/>
                          <w:szCs w:val="28"/>
                        </w:rPr>
                        <w:t xml:space="preserve"> NHK</w:t>
                      </w:r>
                    </w:p>
                    <w:p w14:paraId="09CD6656" w14:textId="26FBBBBA" w:rsidR="00061274" w:rsidRDefault="00061274" w:rsidP="00CC24C1">
                      <w:pPr>
                        <w:rPr>
                          <w:rFonts w:ascii="Comic Sans MS" w:hAnsi="Comic Sans MS"/>
                          <w:color w:val="FFFFFF" w:themeColor="background1"/>
                          <w:sz w:val="28"/>
                          <w:szCs w:val="28"/>
                        </w:rPr>
                      </w:pPr>
                      <w:r w:rsidRPr="00061274">
                        <w:rPr>
                          <w:rFonts w:ascii="Comic Sans MS" w:hAnsi="Comic Sans MS"/>
                          <w:color w:val="FFFFFF" w:themeColor="background1"/>
                          <w:sz w:val="28"/>
                          <w:szCs w:val="28"/>
                        </w:rPr>
                        <w:t>Student Name:</w:t>
                      </w:r>
                      <w:r>
                        <w:rPr>
                          <w:rFonts w:ascii="Comic Sans MS" w:hAnsi="Comic Sans MS" w:hint="eastAsia"/>
                          <w:color w:val="FFFFFF" w:themeColor="background1"/>
                          <w:sz w:val="28"/>
                          <w:szCs w:val="28"/>
                        </w:rPr>
                        <w:t xml:space="preserve"> W</w:t>
                      </w:r>
                      <w:r>
                        <w:rPr>
                          <w:rFonts w:ascii="Comic Sans MS" w:hAnsi="Comic Sans MS"/>
                          <w:color w:val="FFFFFF" w:themeColor="background1"/>
                          <w:sz w:val="28"/>
                          <w:szCs w:val="28"/>
                        </w:rPr>
                        <w:t>an Hoi Nam 23021285D</w:t>
                      </w:r>
                    </w:p>
                    <w:p w14:paraId="7E23D509" w14:textId="7D76AFC2" w:rsidR="00061274" w:rsidRPr="00F47F90" w:rsidRDefault="00061274" w:rsidP="00CC24C1">
                      <w:pPr>
                        <w:rPr>
                          <w:rFonts w:ascii="Comic Sans MS" w:hAnsi="Comic Sans MS"/>
                          <w:color w:val="FFFFFF" w:themeColor="background1"/>
                          <w:sz w:val="28"/>
                          <w:szCs w:val="28"/>
                          <w:lang w:val="fr-FR"/>
                        </w:rPr>
                      </w:pPr>
                      <w:r>
                        <w:rPr>
                          <w:rFonts w:ascii="Comic Sans MS" w:hAnsi="Comic Sans MS"/>
                          <w:color w:val="FFFFFF" w:themeColor="background1"/>
                          <w:sz w:val="28"/>
                          <w:szCs w:val="28"/>
                        </w:rPr>
                        <w:tab/>
                      </w:r>
                      <w:r>
                        <w:rPr>
                          <w:rFonts w:ascii="Comic Sans MS" w:hAnsi="Comic Sans MS"/>
                          <w:color w:val="FFFFFF" w:themeColor="background1"/>
                          <w:sz w:val="28"/>
                          <w:szCs w:val="28"/>
                        </w:rPr>
                        <w:tab/>
                      </w:r>
                      <w:r>
                        <w:rPr>
                          <w:rFonts w:ascii="Comic Sans MS" w:hAnsi="Comic Sans MS"/>
                          <w:color w:val="FFFFFF" w:themeColor="background1"/>
                          <w:sz w:val="28"/>
                          <w:szCs w:val="28"/>
                        </w:rPr>
                        <w:tab/>
                      </w:r>
                      <w:r>
                        <w:rPr>
                          <w:rFonts w:ascii="Comic Sans MS" w:hAnsi="Comic Sans MS"/>
                          <w:color w:val="FFFFFF" w:themeColor="background1"/>
                          <w:sz w:val="28"/>
                          <w:szCs w:val="28"/>
                        </w:rPr>
                        <w:tab/>
                      </w:r>
                      <w:r w:rsidR="00F47F90" w:rsidRPr="0062209D">
                        <w:rPr>
                          <w:rFonts w:ascii="Comic Sans MS" w:hAnsi="Comic Sans MS"/>
                          <w:color w:val="FFFFFF" w:themeColor="background1"/>
                          <w:sz w:val="28"/>
                          <w:szCs w:val="28"/>
                        </w:rPr>
                        <w:t xml:space="preserve"> </w:t>
                      </w:r>
                      <w:r w:rsidRPr="00F47F90">
                        <w:rPr>
                          <w:rFonts w:ascii="Comic Sans MS" w:hAnsi="Comic Sans MS"/>
                          <w:color w:val="FFFFFF" w:themeColor="background1"/>
                          <w:sz w:val="28"/>
                          <w:szCs w:val="28"/>
                          <w:lang w:val="fr-FR"/>
                        </w:rPr>
                        <w:t>Fung Pui Kiu</w:t>
                      </w:r>
                      <w:r w:rsidR="00F47F90">
                        <w:rPr>
                          <w:rFonts w:ascii="Comic Sans MS" w:hAnsi="Comic Sans MS"/>
                          <w:color w:val="FFFFFF" w:themeColor="background1"/>
                          <w:sz w:val="28"/>
                          <w:szCs w:val="28"/>
                          <w:lang w:val="fr-FR"/>
                        </w:rPr>
                        <w:t xml:space="preserve"> 23034284</w:t>
                      </w:r>
                      <w:r w:rsidR="00F47F90">
                        <w:rPr>
                          <w:rFonts w:ascii="Comic Sans MS" w:hAnsi="Comic Sans MS" w:hint="eastAsia"/>
                          <w:color w:val="FFFFFF" w:themeColor="background1"/>
                          <w:sz w:val="28"/>
                          <w:szCs w:val="28"/>
                          <w:lang w:val="fr-FR"/>
                        </w:rPr>
                        <w:t>D</w:t>
                      </w:r>
                    </w:p>
                    <w:p w14:paraId="0781B10F" w14:textId="2D4E236C" w:rsidR="00061274" w:rsidRPr="00F47F90" w:rsidRDefault="00CC24C1" w:rsidP="00F47F90">
                      <w:pPr>
                        <w:ind w:firstLineChars="50" w:firstLine="140"/>
                        <w:rPr>
                          <w:rFonts w:ascii="Comic Sans MS" w:hAnsi="Comic Sans MS"/>
                          <w:color w:val="FFFFFF" w:themeColor="background1"/>
                          <w:sz w:val="28"/>
                          <w:szCs w:val="28"/>
                          <w:lang w:val="fr-FR"/>
                        </w:rPr>
                      </w:pPr>
                      <w:r w:rsidRPr="00F47F90">
                        <w:rPr>
                          <w:rFonts w:ascii="Comic Sans MS" w:hAnsi="Comic Sans MS"/>
                          <w:color w:val="FFFFFF" w:themeColor="background1"/>
                          <w:sz w:val="28"/>
                          <w:szCs w:val="28"/>
                          <w:lang w:val="fr-FR"/>
                        </w:rPr>
                        <w:tab/>
                      </w:r>
                      <w:r w:rsidRPr="00F47F90">
                        <w:rPr>
                          <w:rFonts w:ascii="Comic Sans MS" w:hAnsi="Comic Sans MS"/>
                          <w:color w:val="FFFFFF" w:themeColor="background1"/>
                          <w:sz w:val="28"/>
                          <w:szCs w:val="28"/>
                          <w:lang w:val="fr-FR"/>
                        </w:rPr>
                        <w:tab/>
                      </w:r>
                      <w:r w:rsidRPr="00F47F90">
                        <w:rPr>
                          <w:rFonts w:ascii="Comic Sans MS" w:hAnsi="Comic Sans MS"/>
                          <w:color w:val="FFFFFF" w:themeColor="background1"/>
                          <w:sz w:val="28"/>
                          <w:szCs w:val="28"/>
                          <w:lang w:val="fr-FR"/>
                        </w:rPr>
                        <w:tab/>
                      </w:r>
                      <w:r w:rsidRPr="00F47F90">
                        <w:rPr>
                          <w:rFonts w:ascii="Comic Sans MS" w:hAnsi="Comic Sans MS"/>
                          <w:color w:val="FFFFFF" w:themeColor="background1"/>
                          <w:sz w:val="28"/>
                          <w:szCs w:val="28"/>
                          <w:lang w:val="fr-FR"/>
                        </w:rPr>
                        <w:tab/>
                      </w:r>
                      <w:r w:rsidR="00F47F90">
                        <w:rPr>
                          <w:rFonts w:ascii="Comic Sans MS" w:hAnsi="Comic Sans MS"/>
                          <w:color w:val="FFFFFF" w:themeColor="background1"/>
                          <w:sz w:val="28"/>
                          <w:szCs w:val="28"/>
                          <w:lang w:val="fr-FR"/>
                        </w:rPr>
                        <w:t xml:space="preserve"> </w:t>
                      </w:r>
                      <w:r w:rsidRPr="00F47F90">
                        <w:rPr>
                          <w:rFonts w:ascii="Comic Sans MS" w:hAnsi="Comic Sans MS"/>
                          <w:color w:val="FFFFFF" w:themeColor="background1"/>
                          <w:sz w:val="28"/>
                          <w:szCs w:val="28"/>
                          <w:lang w:val="fr-FR"/>
                        </w:rPr>
                        <w:t>Lai Chun Ho</w:t>
                      </w:r>
                      <w:r w:rsidR="004B7430">
                        <w:rPr>
                          <w:rFonts w:ascii="Comic Sans MS" w:hAnsi="Comic Sans MS"/>
                          <w:color w:val="FFFFFF" w:themeColor="background1"/>
                          <w:sz w:val="28"/>
                          <w:szCs w:val="28"/>
                          <w:lang w:val="fr-FR"/>
                        </w:rPr>
                        <w:t xml:space="preserve"> </w:t>
                      </w:r>
                      <w:r w:rsidR="004B7430" w:rsidRPr="004B7430">
                        <w:rPr>
                          <w:rFonts w:ascii="Comic Sans MS" w:hAnsi="Comic Sans MS"/>
                          <w:color w:val="FFFFFF" w:themeColor="background1"/>
                          <w:sz w:val="28"/>
                          <w:szCs w:val="28"/>
                          <w:lang w:val="fr-FR"/>
                        </w:rPr>
                        <w:t>23020364D</w:t>
                      </w:r>
                    </w:p>
                  </w:txbxContent>
                </v:textbox>
              </v:shape>
            </w:pict>
          </mc:Fallback>
        </mc:AlternateContent>
      </w:r>
      <w:r w:rsidR="002D56A6" w:rsidRPr="008D3776">
        <w:rPr>
          <w:noProof/>
          <w:color w:val="373545" w:themeColor="text2"/>
        </w:rPr>
        <mc:AlternateContent>
          <mc:Choice Requires="wps">
            <w:drawing>
              <wp:anchor distT="0" distB="0" distL="114300" distR="114300" simplePos="0" relativeHeight="251680256" behindDoc="0" locked="0" layoutInCell="1" allowOverlap="1" wp14:anchorId="6DEA67A9" wp14:editId="2EE6D987">
                <wp:simplePos x="0" y="0"/>
                <wp:positionH relativeFrom="margin">
                  <wp:posOffset>-635</wp:posOffset>
                </wp:positionH>
                <wp:positionV relativeFrom="paragraph">
                  <wp:posOffset>778510</wp:posOffset>
                </wp:positionV>
                <wp:extent cx="5826125" cy="2215515"/>
                <wp:effectExtent l="0" t="0" r="0" b="0"/>
                <wp:wrapNone/>
                <wp:docPr id="254636116" name="Text Box 254636116"/>
                <wp:cNvGraphicFramePr/>
                <a:graphic xmlns:a="http://schemas.openxmlformats.org/drawingml/2006/main">
                  <a:graphicData uri="http://schemas.microsoft.com/office/word/2010/wordprocessingShape">
                    <wps:wsp>
                      <wps:cNvSpPr txBox="1"/>
                      <wps:spPr>
                        <a:xfrm>
                          <a:off x="0" y="0"/>
                          <a:ext cx="5826125" cy="2215515"/>
                        </a:xfrm>
                        <a:prstGeom prst="rect">
                          <a:avLst/>
                        </a:prstGeom>
                        <a:noFill/>
                        <a:ln w="6350">
                          <a:noFill/>
                        </a:ln>
                      </wps:spPr>
                      <wps:txbx>
                        <w:txbxContent>
                          <w:p w14:paraId="61F5ABCB" w14:textId="281465BC" w:rsidR="002B1EE8" w:rsidRPr="00F97571" w:rsidRDefault="001B2059" w:rsidP="006D4E9E">
                            <w:pPr>
                              <w:jc w:val="center"/>
                              <w:rPr>
                                <w:rFonts w:ascii="Comic Sans MS" w:hAnsi="Comic Sans MS"/>
                                <w:color w:val="FFFFFF" w:themeColor="background1"/>
                                <w:sz w:val="56"/>
                                <w:szCs w:val="56"/>
                                <w14:shadow w14:blurRad="50800" w14:dist="38100" w14:dir="5400000" w14:sx="100000" w14:sy="100000" w14:kx="0" w14:ky="0" w14:algn="t">
                                  <w14:srgbClr w14:val="000000">
                                    <w14:alpha w14:val="60000"/>
                                  </w14:srgbClr>
                                </w14:shadow>
                              </w:rPr>
                            </w:pPr>
                            <w:r w:rsidRPr="00F97571">
                              <w:rPr>
                                <w:rFonts w:ascii="Comic Sans MS" w:hAnsi="Comic Sans MS"/>
                                <w:color w:val="FFFFFF" w:themeColor="background1"/>
                                <w:sz w:val="56"/>
                                <w:szCs w:val="56"/>
                                <w14:shadow w14:blurRad="50800" w14:dist="38100" w14:dir="5400000" w14:sx="100000" w14:sy="100000" w14:kx="0" w14:ky="0" w14:algn="t">
                                  <w14:srgbClr w14:val="000000">
                                    <w14:alpha w14:val="60000"/>
                                  </w14:srgbClr>
                                </w14:shadow>
                              </w:rPr>
                              <w:t>COMP 4433</w:t>
                            </w:r>
                            <w:r w:rsidR="006D4E9E" w:rsidRPr="00F97571">
                              <w:rPr>
                                <w:rFonts w:ascii="Comic Sans MS" w:hAnsi="Comic Sans MS" w:hint="eastAsia"/>
                                <w:color w:val="FFFFFF" w:themeColor="background1"/>
                                <w:sz w:val="56"/>
                                <w:szCs w:val="56"/>
                                <w14:shadow w14:blurRad="50800" w14:dist="38100" w14:dir="5400000" w14:sx="100000" w14:sy="100000" w14:kx="0" w14:ky="0" w14:algn="t">
                                  <w14:srgbClr w14:val="000000">
                                    <w14:alpha w14:val="60000"/>
                                  </w14:srgbClr>
                                </w14:shadow>
                              </w:rPr>
                              <w:t xml:space="preserve"> </w:t>
                            </w:r>
                            <w:r w:rsidR="006D4E9E" w:rsidRPr="00F97571">
                              <w:rPr>
                                <w:rFonts w:ascii="Comic Sans MS" w:hAnsi="Comic Sans MS"/>
                                <w:color w:val="FFFFFF" w:themeColor="background1"/>
                                <w:sz w:val="56"/>
                                <w:szCs w:val="56"/>
                                <w14:shadow w14:blurRad="50800" w14:dist="38100" w14:dir="5400000" w14:sx="100000" w14:sy="100000" w14:kx="0" w14:ky="0" w14:algn="t">
                                  <w14:srgbClr w14:val="000000">
                                    <w14:alpha w14:val="60000"/>
                                  </w14:srgbClr>
                                </w14:shadow>
                              </w:rPr>
                              <w:t>- Data Mining and Data Warehousing</w:t>
                            </w:r>
                          </w:p>
                          <w:p w14:paraId="373A15B9" w14:textId="1A18BB8F" w:rsidR="006D4E9E" w:rsidRPr="00F97571" w:rsidRDefault="002E3002" w:rsidP="006D4E9E">
                            <w:pPr>
                              <w:jc w:val="center"/>
                              <w:rPr>
                                <w:rFonts w:ascii="Comic Sans MS" w:hAnsi="Comic Sans MS"/>
                                <w:color w:val="FFFFFF" w:themeColor="background1"/>
                                <w:sz w:val="56"/>
                                <w:szCs w:val="56"/>
                                <w14:shadow w14:blurRad="50800" w14:dist="38100" w14:dir="5400000" w14:sx="100000" w14:sy="100000" w14:kx="0" w14:ky="0" w14:algn="t">
                                  <w14:srgbClr w14:val="000000">
                                    <w14:alpha w14:val="60000"/>
                                  </w14:srgbClr>
                                </w14:shadow>
                              </w:rPr>
                            </w:pPr>
                            <w:r>
                              <w:rPr>
                                <w:rFonts w:ascii="Comic Sans MS" w:hAnsi="Comic Sans MS"/>
                                <w:color w:val="FFFFFF" w:themeColor="background1"/>
                                <w:sz w:val="56"/>
                                <w:szCs w:val="56"/>
                                <w14:shadow w14:blurRad="50800" w14:dist="38100" w14:dir="5400000" w14:sx="100000" w14:sy="100000" w14:kx="0" w14:ky="0" w14:algn="t">
                                  <w14:srgbClr w14:val="000000">
                                    <w14:alpha w14:val="60000"/>
                                  </w14:srgbClr>
                                </w14:shadow>
                              </w:rPr>
                              <w:t>Competition</w:t>
                            </w:r>
                            <w:r w:rsidR="006D4E9E" w:rsidRPr="00F97571">
                              <w:rPr>
                                <w:rFonts w:ascii="Comic Sans MS" w:hAnsi="Comic Sans MS"/>
                                <w:color w:val="FFFFFF" w:themeColor="background1"/>
                                <w:sz w:val="56"/>
                                <w:szCs w:val="56"/>
                                <w14:shadow w14:blurRad="50800" w14:dist="38100" w14:dir="5400000" w14:sx="100000" w14:sy="100000" w14:kx="0" w14:ky="0" w14:algn="t">
                                  <w14:srgbClr w14:val="000000">
                                    <w14:alpha w14:val="60000"/>
                                  </w14:srgbClr>
                                </w14:shadow>
                              </w:rPr>
                              <w:t xml:space="preserve"> – Space</w:t>
                            </w:r>
                            <w:r w:rsidR="00F97571" w:rsidRPr="00F97571">
                              <w:rPr>
                                <w:rFonts w:ascii="Comic Sans MS" w:hAnsi="Comic Sans MS"/>
                                <w:color w:val="FFFFFF" w:themeColor="background1"/>
                                <w:sz w:val="56"/>
                                <w:szCs w:val="56"/>
                                <w14:shadow w14:blurRad="50800" w14:dist="38100" w14:dir="5400000" w14:sx="100000" w14:sy="100000" w14:kx="0" w14:ky="0" w14:algn="t">
                                  <w14:srgbClr w14:val="000000">
                                    <w14:alpha w14:val="60000"/>
                                  </w14:srgbClr>
                                </w14:shadow>
                              </w:rPr>
                              <w:t>ship</w:t>
                            </w:r>
                            <w:r w:rsidR="006D4E9E" w:rsidRPr="00F97571">
                              <w:rPr>
                                <w:rFonts w:ascii="Comic Sans MS" w:hAnsi="Comic Sans MS"/>
                                <w:color w:val="FFFFFF" w:themeColor="background1"/>
                                <w:sz w:val="56"/>
                                <w:szCs w:val="56"/>
                                <w14:shadow w14:blurRad="50800" w14:dist="38100" w14:dir="5400000" w14:sx="100000" w14:sy="100000" w14:kx="0" w14:ky="0" w14:algn="t">
                                  <w14:srgbClr w14:val="000000">
                                    <w14:alpha w14:val="60000"/>
                                  </w14:srgbClr>
                                </w14:shadow>
                              </w:rPr>
                              <w:t xml:space="preserve"> Titanic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A67A9" id="Text Box 254636116" o:spid="_x0000_s1027" type="#_x0000_t202" style="position:absolute;margin-left:-.05pt;margin-top:61.3pt;width:458.75pt;height:174.45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" filled="f" stroked="f" strokeweight=".5pt">
                <v:textbox>
                  <w:txbxContent>
                    <w:p w14:paraId="61F5ABCB" w14:textId="281465BC" w:rsidR="002B1EE8" w:rsidRPr="00F97571" w:rsidRDefault="001B2059" w:rsidP="006D4E9E">
                      <w:pPr>
                        <w:jc w:val="center"/>
                        <w:rPr>
                          <w:rFonts w:ascii="Comic Sans MS" w:hAnsi="Comic Sans MS"/>
                          <w:color w:val="FFFFFF" w:themeColor="background1"/>
                          <w:sz w:val="56"/>
                          <w:szCs w:val="56"/>
                          <w14:shadow w14:blurRad="50800" w14:dist="38100" w14:dir="5400000" w14:sx="100000" w14:sy="100000" w14:kx="0" w14:ky="0" w14:algn="t">
                            <w14:srgbClr w14:val="000000">
                              <w14:alpha w14:val="60000"/>
                            </w14:srgbClr>
                          </w14:shadow>
                        </w:rPr>
                      </w:pPr>
                      <w:r w:rsidRPr="00F97571">
                        <w:rPr>
                          <w:rFonts w:ascii="Comic Sans MS" w:hAnsi="Comic Sans MS"/>
                          <w:color w:val="FFFFFF" w:themeColor="background1"/>
                          <w:sz w:val="56"/>
                          <w:szCs w:val="56"/>
                          <w14:shadow w14:blurRad="50800" w14:dist="38100" w14:dir="5400000" w14:sx="100000" w14:sy="100000" w14:kx="0" w14:ky="0" w14:algn="t">
                            <w14:srgbClr w14:val="000000">
                              <w14:alpha w14:val="60000"/>
                            </w14:srgbClr>
                          </w14:shadow>
                        </w:rPr>
                        <w:t>COMP 4433</w:t>
                      </w:r>
                      <w:r w:rsidR="006D4E9E" w:rsidRPr="00F97571">
                        <w:rPr>
                          <w:rFonts w:ascii="Comic Sans MS" w:hAnsi="Comic Sans MS" w:hint="eastAsia"/>
                          <w:color w:val="FFFFFF" w:themeColor="background1"/>
                          <w:sz w:val="56"/>
                          <w:szCs w:val="56"/>
                          <w14:shadow w14:blurRad="50800" w14:dist="38100" w14:dir="5400000" w14:sx="100000" w14:sy="100000" w14:kx="0" w14:ky="0" w14:algn="t">
                            <w14:srgbClr w14:val="000000">
                              <w14:alpha w14:val="60000"/>
                            </w14:srgbClr>
                          </w14:shadow>
                        </w:rPr>
                        <w:t xml:space="preserve"> </w:t>
                      </w:r>
                      <w:r w:rsidR="006D4E9E" w:rsidRPr="00F97571">
                        <w:rPr>
                          <w:rFonts w:ascii="Comic Sans MS" w:hAnsi="Comic Sans MS"/>
                          <w:color w:val="FFFFFF" w:themeColor="background1"/>
                          <w:sz w:val="56"/>
                          <w:szCs w:val="56"/>
                          <w14:shadow w14:blurRad="50800" w14:dist="38100" w14:dir="5400000" w14:sx="100000" w14:sy="100000" w14:kx="0" w14:ky="0" w14:algn="t">
                            <w14:srgbClr w14:val="000000">
                              <w14:alpha w14:val="60000"/>
                            </w14:srgbClr>
                          </w14:shadow>
                        </w:rPr>
                        <w:t>- Data Mining and Data Warehousing</w:t>
                      </w:r>
                    </w:p>
                    <w:p w14:paraId="373A15B9" w14:textId="1A18BB8F" w:rsidR="006D4E9E" w:rsidRPr="00F97571" w:rsidRDefault="002E3002" w:rsidP="006D4E9E">
                      <w:pPr>
                        <w:jc w:val="center"/>
                        <w:rPr>
                          <w:rFonts w:ascii="Comic Sans MS" w:hAnsi="Comic Sans MS"/>
                          <w:color w:val="FFFFFF" w:themeColor="background1"/>
                          <w:sz w:val="56"/>
                          <w:szCs w:val="56"/>
                          <w14:shadow w14:blurRad="50800" w14:dist="38100" w14:dir="5400000" w14:sx="100000" w14:sy="100000" w14:kx="0" w14:ky="0" w14:algn="t">
                            <w14:srgbClr w14:val="000000">
                              <w14:alpha w14:val="60000"/>
                            </w14:srgbClr>
                          </w14:shadow>
                        </w:rPr>
                      </w:pPr>
                      <w:r>
                        <w:rPr>
                          <w:rFonts w:ascii="Comic Sans MS" w:hAnsi="Comic Sans MS"/>
                          <w:color w:val="FFFFFF" w:themeColor="background1"/>
                          <w:sz w:val="56"/>
                          <w:szCs w:val="56"/>
                          <w14:shadow w14:blurRad="50800" w14:dist="38100" w14:dir="5400000" w14:sx="100000" w14:sy="100000" w14:kx="0" w14:ky="0" w14:algn="t">
                            <w14:srgbClr w14:val="000000">
                              <w14:alpha w14:val="60000"/>
                            </w14:srgbClr>
                          </w14:shadow>
                        </w:rPr>
                        <w:t>Competition</w:t>
                      </w:r>
                      <w:r w:rsidR="006D4E9E" w:rsidRPr="00F97571">
                        <w:rPr>
                          <w:rFonts w:ascii="Comic Sans MS" w:hAnsi="Comic Sans MS"/>
                          <w:color w:val="FFFFFF" w:themeColor="background1"/>
                          <w:sz w:val="56"/>
                          <w:szCs w:val="56"/>
                          <w14:shadow w14:blurRad="50800" w14:dist="38100" w14:dir="5400000" w14:sx="100000" w14:sy="100000" w14:kx="0" w14:ky="0" w14:algn="t">
                            <w14:srgbClr w14:val="000000">
                              <w14:alpha w14:val="60000"/>
                            </w14:srgbClr>
                          </w14:shadow>
                        </w:rPr>
                        <w:t xml:space="preserve"> – Space</w:t>
                      </w:r>
                      <w:r w:rsidR="00F97571" w:rsidRPr="00F97571">
                        <w:rPr>
                          <w:rFonts w:ascii="Comic Sans MS" w:hAnsi="Comic Sans MS"/>
                          <w:color w:val="FFFFFF" w:themeColor="background1"/>
                          <w:sz w:val="56"/>
                          <w:szCs w:val="56"/>
                          <w14:shadow w14:blurRad="50800" w14:dist="38100" w14:dir="5400000" w14:sx="100000" w14:sy="100000" w14:kx="0" w14:ky="0" w14:algn="t">
                            <w14:srgbClr w14:val="000000">
                              <w14:alpha w14:val="60000"/>
                            </w14:srgbClr>
                          </w14:shadow>
                        </w:rPr>
                        <w:t>ship</w:t>
                      </w:r>
                      <w:r w:rsidR="006D4E9E" w:rsidRPr="00F97571">
                        <w:rPr>
                          <w:rFonts w:ascii="Comic Sans MS" w:hAnsi="Comic Sans MS"/>
                          <w:color w:val="FFFFFF" w:themeColor="background1"/>
                          <w:sz w:val="56"/>
                          <w:szCs w:val="56"/>
                          <w14:shadow w14:blurRad="50800" w14:dist="38100" w14:dir="5400000" w14:sx="100000" w14:sy="100000" w14:kx="0" w14:ky="0" w14:algn="t">
                            <w14:srgbClr w14:val="000000">
                              <w14:alpha w14:val="60000"/>
                            </w14:srgbClr>
                          </w14:shadow>
                        </w:rPr>
                        <w:t xml:space="preserve"> Titanic</w:t>
                      </w:r>
                    </w:p>
                  </w:txbxContent>
                </v:textbox>
                <w10:wrap anchorx="margin"/>
              </v:shape>
            </w:pict>
          </mc:Fallback>
        </mc:AlternateContent>
      </w:r>
      <w:r w:rsidR="002D56A6" w:rsidRPr="008D3776">
        <w:rPr>
          <w:noProof/>
          <w:color w:val="373545" w:themeColor="text2"/>
        </w:rPr>
        <w:drawing>
          <wp:anchor distT="0" distB="0" distL="114300" distR="114300" simplePos="0" relativeHeight="251651584" behindDoc="0" locked="0" layoutInCell="1" allowOverlap="1" wp14:anchorId="17837778" wp14:editId="123BE472">
            <wp:simplePos x="0" y="0"/>
            <wp:positionH relativeFrom="page">
              <wp:align>left</wp:align>
            </wp:positionH>
            <wp:positionV relativeFrom="paragraph">
              <wp:posOffset>-910590</wp:posOffset>
            </wp:positionV>
            <wp:extent cx="7660473" cy="10807200"/>
            <wp:effectExtent l="0" t="0" r="0" b="0"/>
            <wp:wrapNone/>
            <wp:docPr id="890029280" name="Picture 890029280" descr="一張含有 圖形, 圓形, 平面設計, 藝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29280" name="圖片 1" descr="一張含有 圖形, 圓形, 平面設計, 藝術 的圖片&#10;&#10;自動產生的描述"/>
                    <pic:cNvPicPr/>
                  </pic:nvPicPr>
                  <pic:blipFill>
                    <a:blip r:embed="rId8">
                      <a:extLst>
                        <a:ext uri="{28A0092B-C50C-407E-A947-70E740481C1C}">
                          <a14:useLocalDpi xmlns:a14="http://schemas.microsoft.com/office/drawing/2010/main" val="0"/>
                        </a:ext>
                      </a:extLst>
                    </a:blip>
                    <a:stretch>
                      <a:fillRect/>
                    </a:stretch>
                  </pic:blipFill>
                  <pic:spPr>
                    <a:xfrm>
                      <a:off x="0" y="0"/>
                      <a:ext cx="7660473" cy="10807200"/>
                    </a:xfrm>
                    <a:prstGeom prst="rect">
                      <a:avLst/>
                    </a:prstGeom>
                  </pic:spPr>
                </pic:pic>
              </a:graphicData>
            </a:graphic>
            <wp14:sizeRelH relativeFrom="page">
              <wp14:pctWidth>0</wp14:pctWidth>
            </wp14:sizeRelH>
            <wp14:sizeRelV relativeFrom="page">
              <wp14:pctHeight>0</wp14:pctHeight>
            </wp14:sizeRelV>
          </wp:anchor>
        </w:drawing>
      </w:r>
      <w:r w:rsidR="00B2604E" w:rsidRPr="008D3776">
        <w:br w:type="page"/>
      </w:r>
    </w:p>
    <w:sdt>
      <w:sdtPr>
        <w:rPr>
          <w:rFonts w:ascii="Times New Roman" w:eastAsia="Times New Roman" w:hAnsi="Times New Roman" w:cs="Times New Roman"/>
          <w:b w:val="0"/>
          <w:bCs w:val="0"/>
          <w:color w:val="auto"/>
          <w:spacing w:val="0"/>
          <w:sz w:val="24"/>
          <w:szCs w:val="24"/>
          <w:lang w:val="zh-TW"/>
        </w:rPr>
        <w:id w:val="1795247103"/>
        <w:docPartObj>
          <w:docPartGallery w:val="Table of Contents"/>
          <w:docPartUnique/>
        </w:docPartObj>
      </w:sdtPr>
      <w:sdtEndPr>
        <w:rPr>
          <w:lang w:val="en-US"/>
        </w:rPr>
      </w:sdtEndPr>
      <w:sdtContent>
        <w:p w14:paraId="76E29B07" w14:textId="374952EE" w:rsidR="00A76EBB" w:rsidRPr="00A76EBB" w:rsidRDefault="00A76EBB" w:rsidP="00A76EBB">
          <w:pPr>
            <w:pStyle w:val="TOCHeading"/>
            <w:rPr>
              <w:noProof/>
            </w:rPr>
          </w:pPr>
          <w:r w:rsidRPr="002D56A6">
            <w:rPr>
              <w:rFonts w:hint="eastAsia"/>
            </w:rPr>
            <w:t>C</w:t>
          </w:r>
          <w:r>
            <w:t>ontent</w:t>
          </w:r>
          <w:r>
            <w:rPr>
              <w:b w:val="0"/>
              <w:bCs w:val="0"/>
            </w:rPr>
            <w:fldChar w:fldCharType="begin"/>
          </w:r>
          <w:r>
            <w:instrText>TOC \o "1-3" \h \z \u</w:instrText>
          </w:r>
          <w:r>
            <w:rPr>
              <w:b w:val="0"/>
              <w:bCs w:val="0"/>
            </w:rPr>
            <w:fldChar w:fldCharType="separate"/>
          </w:r>
        </w:p>
        <w:p w14:paraId="6E624E1B" w14:textId="5560095F" w:rsidR="00A76EBB" w:rsidRDefault="00000000">
          <w:pPr>
            <w:pStyle w:val="TOC1"/>
            <w:tabs>
              <w:tab w:val="right" w:leader="dot" w:pos="9016"/>
            </w:tabs>
            <w:rPr>
              <w:rFonts w:eastAsiaTheme="minorEastAsia" w:cstheme="minorBidi"/>
              <w:b w:val="0"/>
              <w:bCs w:val="0"/>
              <w:i/>
              <w:iCs/>
              <w:noProof/>
              <w:kern w:val="2"/>
              <w14:ligatures w14:val="standardContextual"/>
            </w:rPr>
          </w:pPr>
          <w:hyperlink w:anchor="_Toc150474618" w:history="1">
            <w:r w:rsidR="00A76EBB" w:rsidRPr="00103CE0">
              <w:rPr>
                <w:rStyle w:val="Hyperlink"/>
                <w:rFonts w:eastAsiaTheme="majorEastAsia"/>
                <w:noProof/>
              </w:rPr>
              <w:t>Exploratory Data Analysis (EDA)</w:t>
            </w:r>
            <w:r w:rsidR="00A76EBB">
              <w:rPr>
                <w:noProof/>
                <w:webHidden/>
              </w:rPr>
              <w:tab/>
            </w:r>
            <w:r w:rsidR="00A76EBB">
              <w:rPr>
                <w:noProof/>
                <w:webHidden/>
              </w:rPr>
              <w:fldChar w:fldCharType="begin"/>
            </w:r>
            <w:r w:rsidR="00A76EBB">
              <w:rPr>
                <w:noProof/>
                <w:webHidden/>
              </w:rPr>
              <w:instrText xml:space="preserve"> PAGEREF _Toc150474618 \h </w:instrText>
            </w:r>
            <w:r w:rsidR="00A76EBB">
              <w:rPr>
                <w:noProof/>
                <w:webHidden/>
              </w:rPr>
            </w:r>
            <w:r w:rsidR="00A76EBB">
              <w:rPr>
                <w:noProof/>
                <w:webHidden/>
              </w:rPr>
              <w:fldChar w:fldCharType="separate"/>
            </w:r>
            <w:r w:rsidR="00AD7F2D">
              <w:rPr>
                <w:noProof/>
                <w:webHidden/>
              </w:rPr>
              <w:t>3</w:t>
            </w:r>
            <w:r w:rsidR="00A76EBB">
              <w:rPr>
                <w:noProof/>
                <w:webHidden/>
              </w:rPr>
              <w:fldChar w:fldCharType="end"/>
            </w:r>
          </w:hyperlink>
        </w:p>
        <w:p w14:paraId="107CAA19" w14:textId="7D4C718E" w:rsidR="00A76EBB" w:rsidRDefault="00000000">
          <w:pPr>
            <w:pStyle w:val="TOC1"/>
            <w:tabs>
              <w:tab w:val="right" w:leader="dot" w:pos="9016"/>
            </w:tabs>
            <w:rPr>
              <w:rFonts w:eastAsiaTheme="minorEastAsia" w:cstheme="minorBidi"/>
              <w:b w:val="0"/>
              <w:bCs w:val="0"/>
              <w:i/>
              <w:iCs/>
              <w:noProof/>
              <w:kern w:val="2"/>
              <w14:ligatures w14:val="standardContextual"/>
            </w:rPr>
          </w:pPr>
          <w:hyperlink w:anchor="_Toc150474631" w:history="1">
            <w:r w:rsidR="00A76EBB" w:rsidRPr="00103CE0">
              <w:rPr>
                <w:rStyle w:val="Hyperlink"/>
                <w:rFonts w:eastAsiaTheme="majorEastAsia"/>
                <w:noProof/>
              </w:rPr>
              <w:t>Handle Missing Value</w:t>
            </w:r>
            <w:r w:rsidR="00A76EBB">
              <w:rPr>
                <w:noProof/>
                <w:webHidden/>
              </w:rPr>
              <w:tab/>
            </w:r>
            <w:r w:rsidR="00A76EBB">
              <w:rPr>
                <w:noProof/>
                <w:webHidden/>
              </w:rPr>
              <w:fldChar w:fldCharType="begin"/>
            </w:r>
            <w:r w:rsidR="00A76EBB">
              <w:rPr>
                <w:noProof/>
                <w:webHidden/>
              </w:rPr>
              <w:instrText xml:space="preserve"> PAGEREF _Toc150474631 \h </w:instrText>
            </w:r>
            <w:r w:rsidR="00A76EBB">
              <w:rPr>
                <w:noProof/>
                <w:webHidden/>
              </w:rPr>
            </w:r>
            <w:r w:rsidR="00A76EBB">
              <w:rPr>
                <w:noProof/>
                <w:webHidden/>
              </w:rPr>
              <w:fldChar w:fldCharType="separate"/>
            </w:r>
            <w:r w:rsidR="00AD7F2D">
              <w:rPr>
                <w:noProof/>
                <w:webHidden/>
              </w:rPr>
              <w:t>6</w:t>
            </w:r>
            <w:r w:rsidR="00A76EBB">
              <w:rPr>
                <w:noProof/>
                <w:webHidden/>
              </w:rPr>
              <w:fldChar w:fldCharType="end"/>
            </w:r>
          </w:hyperlink>
        </w:p>
        <w:p w14:paraId="19962833" w14:textId="0727007B" w:rsidR="00A76EBB" w:rsidRDefault="00000000">
          <w:pPr>
            <w:pStyle w:val="TOC1"/>
            <w:tabs>
              <w:tab w:val="right" w:leader="dot" w:pos="9016"/>
            </w:tabs>
            <w:rPr>
              <w:rFonts w:eastAsiaTheme="minorEastAsia" w:cstheme="minorBidi"/>
              <w:b w:val="0"/>
              <w:bCs w:val="0"/>
              <w:i/>
              <w:iCs/>
              <w:noProof/>
              <w:kern w:val="2"/>
              <w14:ligatures w14:val="standardContextual"/>
            </w:rPr>
          </w:pPr>
          <w:hyperlink w:anchor="_Toc150474632" w:history="1">
            <w:r w:rsidR="00A76EBB" w:rsidRPr="00103CE0">
              <w:rPr>
                <w:rStyle w:val="Hyperlink"/>
                <w:rFonts w:eastAsiaTheme="majorEastAsia"/>
                <w:noProof/>
              </w:rPr>
              <w:t>Feature Engineering (FE)</w:t>
            </w:r>
            <w:r w:rsidR="00A76EBB">
              <w:rPr>
                <w:noProof/>
                <w:webHidden/>
              </w:rPr>
              <w:tab/>
            </w:r>
            <w:r w:rsidR="00A76EBB">
              <w:rPr>
                <w:noProof/>
                <w:webHidden/>
              </w:rPr>
              <w:fldChar w:fldCharType="begin"/>
            </w:r>
            <w:r w:rsidR="00A76EBB">
              <w:rPr>
                <w:noProof/>
                <w:webHidden/>
              </w:rPr>
              <w:instrText xml:space="preserve"> PAGEREF _Toc150474632 \h </w:instrText>
            </w:r>
            <w:r w:rsidR="00A76EBB">
              <w:rPr>
                <w:noProof/>
                <w:webHidden/>
              </w:rPr>
            </w:r>
            <w:r w:rsidR="00A76EBB">
              <w:rPr>
                <w:noProof/>
                <w:webHidden/>
              </w:rPr>
              <w:fldChar w:fldCharType="separate"/>
            </w:r>
            <w:r w:rsidR="00AD7F2D">
              <w:rPr>
                <w:noProof/>
                <w:webHidden/>
              </w:rPr>
              <w:t>7</w:t>
            </w:r>
            <w:r w:rsidR="00A76EBB">
              <w:rPr>
                <w:noProof/>
                <w:webHidden/>
              </w:rPr>
              <w:fldChar w:fldCharType="end"/>
            </w:r>
          </w:hyperlink>
        </w:p>
        <w:p w14:paraId="3A4C81D4" w14:textId="496ED62E" w:rsidR="00A76EBB" w:rsidRDefault="00000000">
          <w:pPr>
            <w:pStyle w:val="TOC1"/>
            <w:tabs>
              <w:tab w:val="right" w:leader="dot" w:pos="9016"/>
            </w:tabs>
            <w:rPr>
              <w:rFonts w:eastAsiaTheme="minorEastAsia" w:cstheme="minorBidi"/>
              <w:b w:val="0"/>
              <w:bCs w:val="0"/>
              <w:i/>
              <w:iCs/>
              <w:noProof/>
              <w:kern w:val="2"/>
              <w14:ligatures w14:val="standardContextual"/>
            </w:rPr>
          </w:pPr>
          <w:hyperlink w:anchor="_Toc150474637" w:history="1">
            <w:r w:rsidR="00A76EBB" w:rsidRPr="00103CE0">
              <w:rPr>
                <w:rStyle w:val="Hyperlink"/>
                <w:rFonts w:eastAsiaTheme="majorEastAsia"/>
                <w:noProof/>
              </w:rPr>
              <w:t>Preprocessing</w:t>
            </w:r>
            <w:r w:rsidR="00A76EBB">
              <w:rPr>
                <w:noProof/>
                <w:webHidden/>
              </w:rPr>
              <w:tab/>
            </w:r>
            <w:r w:rsidR="00A76EBB">
              <w:rPr>
                <w:noProof/>
                <w:webHidden/>
              </w:rPr>
              <w:fldChar w:fldCharType="begin"/>
            </w:r>
            <w:r w:rsidR="00A76EBB">
              <w:rPr>
                <w:noProof/>
                <w:webHidden/>
              </w:rPr>
              <w:instrText xml:space="preserve"> PAGEREF _Toc150474637 \h </w:instrText>
            </w:r>
            <w:r w:rsidR="00A76EBB">
              <w:rPr>
                <w:noProof/>
                <w:webHidden/>
              </w:rPr>
            </w:r>
            <w:r w:rsidR="00A76EBB">
              <w:rPr>
                <w:noProof/>
                <w:webHidden/>
              </w:rPr>
              <w:fldChar w:fldCharType="separate"/>
            </w:r>
            <w:r w:rsidR="00AD7F2D">
              <w:rPr>
                <w:noProof/>
                <w:webHidden/>
              </w:rPr>
              <w:t>11</w:t>
            </w:r>
            <w:r w:rsidR="00A76EBB">
              <w:rPr>
                <w:noProof/>
                <w:webHidden/>
              </w:rPr>
              <w:fldChar w:fldCharType="end"/>
            </w:r>
          </w:hyperlink>
        </w:p>
        <w:p w14:paraId="12F7C79C" w14:textId="67042437" w:rsidR="00A76EBB" w:rsidRDefault="00000000">
          <w:pPr>
            <w:pStyle w:val="TOC1"/>
            <w:tabs>
              <w:tab w:val="right" w:leader="dot" w:pos="9016"/>
            </w:tabs>
            <w:rPr>
              <w:rFonts w:eastAsiaTheme="minorEastAsia" w:cstheme="minorBidi"/>
              <w:b w:val="0"/>
              <w:bCs w:val="0"/>
              <w:i/>
              <w:iCs/>
              <w:noProof/>
              <w:kern w:val="2"/>
              <w14:ligatures w14:val="standardContextual"/>
            </w:rPr>
          </w:pPr>
          <w:hyperlink w:anchor="_Toc150474640" w:history="1">
            <w:r w:rsidR="00A76EBB" w:rsidRPr="00103CE0">
              <w:rPr>
                <w:rStyle w:val="Hyperlink"/>
                <w:rFonts w:eastAsiaTheme="majorEastAsia"/>
                <w:noProof/>
              </w:rPr>
              <w:t>Model Analysis</w:t>
            </w:r>
            <w:r w:rsidR="00A76EBB">
              <w:rPr>
                <w:noProof/>
                <w:webHidden/>
              </w:rPr>
              <w:tab/>
            </w:r>
            <w:r w:rsidR="00A76EBB">
              <w:rPr>
                <w:noProof/>
                <w:webHidden/>
              </w:rPr>
              <w:fldChar w:fldCharType="begin"/>
            </w:r>
            <w:r w:rsidR="00A76EBB">
              <w:rPr>
                <w:noProof/>
                <w:webHidden/>
              </w:rPr>
              <w:instrText xml:space="preserve"> PAGEREF _Toc150474640 \h </w:instrText>
            </w:r>
            <w:r w:rsidR="00A76EBB">
              <w:rPr>
                <w:noProof/>
                <w:webHidden/>
              </w:rPr>
            </w:r>
            <w:r w:rsidR="00A76EBB">
              <w:rPr>
                <w:noProof/>
                <w:webHidden/>
              </w:rPr>
              <w:fldChar w:fldCharType="separate"/>
            </w:r>
            <w:r w:rsidR="00AD7F2D">
              <w:rPr>
                <w:noProof/>
                <w:webHidden/>
              </w:rPr>
              <w:t>11</w:t>
            </w:r>
            <w:r w:rsidR="00A76EBB">
              <w:rPr>
                <w:noProof/>
                <w:webHidden/>
              </w:rPr>
              <w:fldChar w:fldCharType="end"/>
            </w:r>
          </w:hyperlink>
        </w:p>
        <w:p w14:paraId="3F769AD4" w14:textId="19A70656" w:rsidR="00A76EBB" w:rsidRDefault="00000000">
          <w:pPr>
            <w:pStyle w:val="TOC1"/>
            <w:tabs>
              <w:tab w:val="right" w:leader="dot" w:pos="9016"/>
            </w:tabs>
            <w:rPr>
              <w:rFonts w:eastAsiaTheme="minorEastAsia" w:cstheme="minorBidi"/>
              <w:b w:val="0"/>
              <w:bCs w:val="0"/>
              <w:i/>
              <w:iCs/>
              <w:noProof/>
              <w:kern w:val="2"/>
              <w14:ligatures w14:val="standardContextual"/>
            </w:rPr>
          </w:pPr>
          <w:hyperlink w:anchor="_Toc150474644" w:history="1">
            <w:r w:rsidR="00A76EBB" w:rsidRPr="00103CE0">
              <w:rPr>
                <w:rStyle w:val="Hyperlink"/>
                <w:rFonts w:eastAsiaTheme="majorEastAsia"/>
                <w:noProof/>
              </w:rPr>
              <w:t>Result and Conclusion</w:t>
            </w:r>
            <w:r w:rsidR="00A76EBB">
              <w:rPr>
                <w:noProof/>
                <w:webHidden/>
              </w:rPr>
              <w:tab/>
            </w:r>
            <w:r w:rsidR="00A76EBB">
              <w:rPr>
                <w:noProof/>
                <w:webHidden/>
              </w:rPr>
              <w:fldChar w:fldCharType="begin"/>
            </w:r>
            <w:r w:rsidR="00A76EBB">
              <w:rPr>
                <w:noProof/>
                <w:webHidden/>
              </w:rPr>
              <w:instrText xml:space="preserve"> PAGEREF _Toc150474644 \h </w:instrText>
            </w:r>
            <w:r w:rsidR="00A76EBB">
              <w:rPr>
                <w:noProof/>
                <w:webHidden/>
              </w:rPr>
            </w:r>
            <w:r w:rsidR="00A76EBB">
              <w:rPr>
                <w:noProof/>
                <w:webHidden/>
              </w:rPr>
              <w:fldChar w:fldCharType="separate"/>
            </w:r>
            <w:r w:rsidR="00AD7F2D">
              <w:rPr>
                <w:noProof/>
                <w:webHidden/>
              </w:rPr>
              <w:t>13</w:t>
            </w:r>
            <w:r w:rsidR="00A76EBB">
              <w:rPr>
                <w:noProof/>
                <w:webHidden/>
              </w:rPr>
              <w:fldChar w:fldCharType="end"/>
            </w:r>
          </w:hyperlink>
        </w:p>
        <w:p w14:paraId="441E804C" w14:textId="298CF3A3" w:rsidR="00A76EBB" w:rsidRDefault="00000000">
          <w:pPr>
            <w:pStyle w:val="TOC1"/>
            <w:tabs>
              <w:tab w:val="right" w:leader="dot" w:pos="9016"/>
            </w:tabs>
            <w:rPr>
              <w:rFonts w:eastAsiaTheme="minorEastAsia" w:cstheme="minorBidi"/>
              <w:b w:val="0"/>
              <w:bCs w:val="0"/>
              <w:i/>
              <w:iCs/>
              <w:noProof/>
              <w:kern w:val="2"/>
              <w14:ligatures w14:val="standardContextual"/>
            </w:rPr>
          </w:pPr>
          <w:hyperlink w:anchor="_Toc150474645" w:history="1">
            <w:r w:rsidR="00A76EBB" w:rsidRPr="00103CE0">
              <w:rPr>
                <w:rStyle w:val="Hyperlink"/>
                <w:rFonts w:eastAsiaTheme="majorEastAsia"/>
                <w:noProof/>
              </w:rPr>
              <w:t>Link of Kaggle</w:t>
            </w:r>
            <w:r w:rsidR="00A76EBB">
              <w:rPr>
                <w:noProof/>
                <w:webHidden/>
              </w:rPr>
              <w:tab/>
            </w:r>
            <w:r w:rsidR="00A76EBB">
              <w:rPr>
                <w:noProof/>
                <w:webHidden/>
              </w:rPr>
              <w:fldChar w:fldCharType="begin"/>
            </w:r>
            <w:r w:rsidR="00A76EBB">
              <w:rPr>
                <w:noProof/>
                <w:webHidden/>
              </w:rPr>
              <w:instrText xml:space="preserve"> PAGEREF _Toc150474645 \h </w:instrText>
            </w:r>
            <w:r w:rsidR="00A76EBB">
              <w:rPr>
                <w:noProof/>
                <w:webHidden/>
              </w:rPr>
            </w:r>
            <w:r w:rsidR="00A76EBB">
              <w:rPr>
                <w:noProof/>
                <w:webHidden/>
              </w:rPr>
              <w:fldChar w:fldCharType="separate"/>
            </w:r>
            <w:r w:rsidR="00AD7F2D">
              <w:rPr>
                <w:noProof/>
                <w:webHidden/>
              </w:rPr>
              <w:t>14</w:t>
            </w:r>
            <w:r w:rsidR="00A76EBB">
              <w:rPr>
                <w:noProof/>
                <w:webHidden/>
              </w:rPr>
              <w:fldChar w:fldCharType="end"/>
            </w:r>
          </w:hyperlink>
        </w:p>
        <w:p w14:paraId="3A3B5686" w14:textId="49F6F5E7" w:rsidR="00A76EBB" w:rsidRDefault="00A76EBB">
          <w:r>
            <w:rPr>
              <w:b/>
              <w:bCs/>
              <w:noProof/>
            </w:rPr>
            <w:fldChar w:fldCharType="end"/>
          </w:r>
        </w:p>
      </w:sdtContent>
    </w:sdt>
    <w:p w14:paraId="5CC3E9DB" w14:textId="50EE79B5" w:rsidR="007F60BE" w:rsidRPr="00CC4AD8" w:rsidRDefault="00CC4AD8" w:rsidP="00CC4AD8">
      <w:pPr>
        <w:spacing w:after="200" w:line="276" w:lineRule="auto"/>
        <w:rPr>
          <w:rFonts w:asciiTheme="majorHAnsi" w:eastAsiaTheme="majorEastAsia" w:hAnsiTheme="majorHAnsi" w:cstheme="majorBidi"/>
          <w:bCs/>
          <w:color w:val="AD84C6" w:themeColor="accent1"/>
          <w:spacing w:val="20"/>
          <w:sz w:val="28"/>
          <w:szCs w:val="28"/>
        </w:rPr>
      </w:pPr>
      <w:r>
        <w:br w:type="page"/>
      </w:r>
    </w:p>
    <w:p w14:paraId="7D993771" w14:textId="0D1AA847" w:rsidR="00435312" w:rsidRDefault="274B5F22" w:rsidP="003744B3">
      <w:pPr>
        <w:pStyle w:val="Heading1"/>
      </w:pPr>
      <w:bookmarkStart w:id="0" w:name="_Toc150474617"/>
      <w:r w:rsidRPr="002B4D93">
        <w:lastRenderedPageBreak/>
        <w:t>Objective of project</w:t>
      </w:r>
      <w:bookmarkEnd w:id="0"/>
    </w:p>
    <w:p w14:paraId="301712FB" w14:textId="62DE530C" w:rsidR="00A7578D" w:rsidRPr="00A7578D" w:rsidRDefault="00295E69" w:rsidP="00FC371F">
      <w:pPr>
        <w:ind w:firstLine="480"/>
        <w:jc w:val="both"/>
      </w:pPr>
      <w:r w:rsidRPr="00295E69">
        <w:t>Our project is to analyze the data of the spaceship titanic which aims to predict the transportation rate of passengers to an alternative dimension. The deliverables of this project will be trained data and provide predictions through model analysis</w:t>
      </w:r>
      <w:r w:rsidR="00053DE6">
        <w:t xml:space="preserve">. </w:t>
      </w:r>
    </w:p>
    <w:p w14:paraId="2A4A7A77" w14:textId="076CBF7D" w:rsidR="274B5F22" w:rsidRDefault="00616124" w:rsidP="00F2774F">
      <w:pPr>
        <w:pStyle w:val="Heading1"/>
      </w:pPr>
      <w:bookmarkStart w:id="1" w:name="_Toc150474618"/>
      <w:r w:rsidRPr="00616124">
        <w:t>Exploratory Data Analysis</w:t>
      </w:r>
      <w:r w:rsidR="00366709">
        <w:t xml:space="preserve"> </w:t>
      </w:r>
      <w:r>
        <w:t>(EDA)</w:t>
      </w:r>
      <w:bookmarkEnd w:id="1"/>
    </w:p>
    <w:p w14:paraId="081C180F" w14:textId="0A78F045" w:rsidR="00C006BC" w:rsidRDefault="00E774FB" w:rsidP="00C006BC">
      <w:pPr>
        <w:ind w:firstLine="480"/>
        <w:jc w:val="both"/>
      </w:pPr>
      <w:r>
        <w:t xml:space="preserve">EDA is used to investigate dataset and </w:t>
      </w:r>
      <w:r w:rsidR="00DC0170">
        <w:t>understand</w:t>
      </w:r>
      <w:r>
        <w:t xml:space="preserve"> the characteristics </w:t>
      </w:r>
      <w:r w:rsidR="00ED53F7">
        <w:t xml:space="preserve">and relationship </w:t>
      </w:r>
      <w:r>
        <w:t xml:space="preserve">of data, often employ the analyzation visually. It helps to determine the pattern of dataset, spot </w:t>
      </w:r>
      <w:r w:rsidRPr="00E774FB">
        <w:t>abnormal</w:t>
      </w:r>
      <w:r>
        <w:t xml:space="preserve"> data. It </w:t>
      </w:r>
      <w:r w:rsidR="003E153D">
        <w:t>offers</w:t>
      </w:r>
      <w:r>
        <w:t xml:space="preserve"> a direction for further analysis such as Feature Engineering. </w:t>
      </w:r>
    </w:p>
    <w:p w14:paraId="6A0950CF" w14:textId="16BAFCEE" w:rsidR="00053DE6" w:rsidRPr="006E4636" w:rsidRDefault="00053DE6" w:rsidP="00053DE6">
      <w:pPr>
        <w:pStyle w:val="Heading2"/>
        <w:rPr>
          <w:rStyle w:val="notion-enable-hover"/>
        </w:rPr>
      </w:pPr>
      <w:bookmarkStart w:id="2" w:name="_Toc150474619"/>
      <w:r w:rsidRPr="006E4636">
        <w:rPr>
          <w:rStyle w:val="notion-enable-hover"/>
        </w:rPr>
        <w:t>Age Distribution</w:t>
      </w:r>
      <w:bookmarkEnd w:id="2"/>
    </w:p>
    <w:tbl>
      <w:tblPr>
        <w:tblStyle w:val="TableGrid"/>
        <w:tblW w:w="0" w:type="auto"/>
        <w:tblBorders>
          <w:top w:val="single" w:sz="4" w:space="0" w:color="C7C1C7"/>
          <w:left w:val="single" w:sz="4" w:space="0" w:color="C7C1C7"/>
          <w:bottom w:val="single" w:sz="4" w:space="0" w:color="C7C1C7"/>
          <w:right w:val="single" w:sz="4" w:space="0" w:color="C7C1C7"/>
          <w:insideH w:val="none" w:sz="0" w:space="0" w:color="auto"/>
          <w:insideV w:val="none" w:sz="0" w:space="0" w:color="auto"/>
        </w:tblBorders>
        <w:tblLook w:val="04A0" w:firstRow="1" w:lastRow="0" w:firstColumn="1" w:lastColumn="0" w:noHBand="0" w:noVBand="1"/>
      </w:tblPr>
      <w:tblGrid>
        <w:gridCol w:w="9016"/>
      </w:tblGrid>
      <w:tr w:rsidR="00053DE6" w14:paraId="36C07AEC" w14:textId="77777777" w:rsidTr="00053DE6">
        <w:tc>
          <w:tcPr>
            <w:tcW w:w="9016" w:type="dxa"/>
          </w:tcPr>
          <w:p w14:paraId="1E2C0903" w14:textId="77777777" w:rsidR="00053DE6" w:rsidRDefault="00053DE6" w:rsidP="00053DE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sns.histplot</w:t>
            </w:r>
            <w:proofErr w:type="spellEnd"/>
            <w:r>
              <w:rPr>
                <w:rFonts w:ascii="Menlo" w:hAnsi="Menlo" w:cs="Menlo"/>
                <w:color w:val="000000"/>
                <w:sz w:val="18"/>
                <w:szCs w:val="18"/>
              </w:rPr>
              <w:t>(</w:t>
            </w:r>
            <w:r>
              <w:rPr>
                <w:rFonts w:ascii="Menlo" w:hAnsi="Menlo" w:cs="Menlo"/>
                <w:color w:val="001080"/>
                <w:sz w:val="18"/>
                <w:szCs w:val="18"/>
              </w:rPr>
              <w:t>data</w:t>
            </w:r>
            <w:r>
              <w:rPr>
                <w:rFonts w:ascii="Menlo" w:hAnsi="Menlo" w:cs="Menlo"/>
                <w:color w:val="000000"/>
                <w:sz w:val="18"/>
                <w:szCs w:val="18"/>
              </w:rPr>
              <w:t xml:space="preserve">=train, </w:t>
            </w:r>
            <w:r>
              <w:rPr>
                <w:rFonts w:ascii="Menlo" w:hAnsi="Menlo" w:cs="Menlo"/>
                <w:color w:val="001080"/>
                <w:sz w:val="18"/>
                <w:szCs w:val="18"/>
              </w:rPr>
              <w:t>x</w:t>
            </w:r>
            <w:r>
              <w:rPr>
                <w:rFonts w:ascii="Menlo" w:hAnsi="Menlo" w:cs="Menlo"/>
                <w:color w:val="000000"/>
                <w:sz w:val="18"/>
                <w:szCs w:val="18"/>
              </w:rPr>
              <w:t>=</w:t>
            </w:r>
            <w:r>
              <w:rPr>
                <w:rFonts w:ascii="Menlo" w:hAnsi="Menlo" w:cs="Menlo"/>
                <w:color w:val="A31515"/>
                <w:sz w:val="18"/>
                <w:szCs w:val="18"/>
              </w:rPr>
              <w:t>'Age'</w:t>
            </w:r>
            <w:r>
              <w:rPr>
                <w:rFonts w:ascii="Menlo" w:hAnsi="Menlo" w:cs="Menlo"/>
                <w:color w:val="000000"/>
                <w:sz w:val="18"/>
                <w:szCs w:val="18"/>
              </w:rPr>
              <w:t xml:space="preserve">, </w:t>
            </w:r>
            <w:r>
              <w:rPr>
                <w:rFonts w:ascii="Menlo" w:hAnsi="Menlo" w:cs="Menlo"/>
                <w:color w:val="001080"/>
                <w:sz w:val="18"/>
                <w:szCs w:val="18"/>
              </w:rPr>
              <w:t>hue</w:t>
            </w:r>
            <w:r>
              <w:rPr>
                <w:rFonts w:ascii="Menlo" w:hAnsi="Menlo" w:cs="Menlo"/>
                <w:color w:val="000000"/>
                <w:sz w:val="18"/>
                <w:szCs w:val="18"/>
              </w:rPr>
              <w:t>=</w:t>
            </w:r>
            <w:r>
              <w:rPr>
                <w:rFonts w:ascii="Menlo" w:hAnsi="Menlo" w:cs="Menlo"/>
                <w:color w:val="A31515"/>
                <w:sz w:val="18"/>
                <w:szCs w:val="18"/>
              </w:rPr>
              <w:t>'Transported'</w:t>
            </w:r>
            <w:r>
              <w:rPr>
                <w:rFonts w:ascii="Menlo" w:hAnsi="Menlo" w:cs="Menlo"/>
                <w:color w:val="000000"/>
                <w:sz w:val="18"/>
                <w:szCs w:val="18"/>
              </w:rPr>
              <w:t xml:space="preserve">, </w:t>
            </w:r>
            <w:proofErr w:type="spellStart"/>
            <w:r>
              <w:rPr>
                <w:rFonts w:ascii="Menlo" w:hAnsi="Menlo" w:cs="Menlo"/>
                <w:color w:val="001080"/>
                <w:sz w:val="18"/>
                <w:szCs w:val="18"/>
              </w:rPr>
              <w:t>binwidth</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1080"/>
                <w:sz w:val="18"/>
                <w:szCs w:val="18"/>
              </w:rPr>
              <w:t>kde</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4D4DA504" w14:textId="0518E7DC" w:rsidR="00053DE6" w:rsidRPr="00053DE6" w:rsidRDefault="00053DE6" w:rsidP="00053DE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plt.title</w:t>
            </w:r>
            <w:proofErr w:type="spellEnd"/>
            <w:r>
              <w:rPr>
                <w:rFonts w:ascii="Menlo" w:hAnsi="Menlo" w:cs="Menlo"/>
                <w:color w:val="000000"/>
                <w:sz w:val="18"/>
                <w:szCs w:val="18"/>
              </w:rPr>
              <w:t>(</w:t>
            </w:r>
            <w:r>
              <w:rPr>
                <w:rFonts w:ascii="Menlo" w:hAnsi="Menlo" w:cs="Menlo"/>
                <w:color w:val="A31515"/>
                <w:sz w:val="18"/>
                <w:szCs w:val="18"/>
              </w:rPr>
              <w:t>'Age distribution'</w:t>
            </w:r>
            <w:r>
              <w:rPr>
                <w:rFonts w:ascii="Menlo" w:hAnsi="Menlo" w:cs="Menlo"/>
                <w:color w:val="000000"/>
                <w:sz w:val="18"/>
                <w:szCs w:val="18"/>
              </w:rPr>
              <w:t>)</w:t>
            </w:r>
          </w:p>
        </w:tc>
      </w:tr>
    </w:tbl>
    <w:p w14:paraId="649197A8" w14:textId="3C628D65" w:rsidR="00053DE6" w:rsidRDefault="00526F97" w:rsidP="00416076">
      <w:pPr>
        <w:spacing w:before="240"/>
        <w:ind w:firstLine="480"/>
        <w:jc w:val="both"/>
      </w:pPr>
      <w:r>
        <w:t xml:space="preserve">Through hist graph, it shows the highest frequency </w:t>
      </w:r>
      <w:r w:rsidR="00A51118">
        <w:t xml:space="preserve">of age group is 20 – 29 years old which is </w:t>
      </w:r>
      <w:r w:rsidR="00D45D70" w:rsidRPr="00D45D70">
        <w:rPr>
          <w:b/>
          <w:bCs/>
        </w:rPr>
        <w:t>less likely</w:t>
      </w:r>
      <w:r w:rsidR="00D45D70">
        <w:t xml:space="preserve"> to be transported. Besides, </w:t>
      </w:r>
      <w:r w:rsidR="00BE005F">
        <w:t>the group of 0 – 9 years old is more likely to be transported</w:t>
      </w:r>
      <w:r w:rsidR="003E54AD">
        <w:t xml:space="preserve">, especially </w:t>
      </w:r>
      <w:r w:rsidR="00D86B0C">
        <w:t xml:space="preserve">group of 0 years old. </w:t>
      </w:r>
      <w:r w:rsidR="00377156">
        <w:t xml:space="preserve">Moreover, </w:t>
      </w:r>
      <w:r w:rsidR="004F3208">
        <w:t xml:space="preserve">passenger who over 29 years old is equally likely </w:t>
      </w:r>
      <w:r w:rsidR="00966225">
        <w:t xml:space="preserve">to be transported. </w:t>
      </w:r>
      <w:r w:rsidR="00053DE6" w:rsidRPr="00053DE6">
        <w:rPr>
          <w:noProof/>
        </w:rPr>
        <w:drawing>
          <wp:anchor distT="0" distB="0" distL="114300" distR="114300" simplePos="0" relativeHeight="251658249" behindDoc="1" locked="0" layoutInCell="1" allowOverlap="1" wp14:anchorId="62724D74" wp14:editId="1BE5D6EE">
            <wp:simplePos x="0" y="0"/>
            <wp:positionH relativeFrom="column">
              <wp:posOffset>3100158</wp:posOffset>
            </wp:positionH>
            <wp:positionV relativeFrom="paragraph">
              <wp:posOffset>39107</wp:posOffset>
            </wp:positionV>
            <wp:extent cx="2606040" cy="2042795"/>
            <wp:effectExtent l="0" t="0" r="0" b="1905"/>
            <wp:wrapTight wrapText="bothSides">
              <wp:wrapPolygon edited="0">
                <wp:start x="0" y="0"/>
                <wp:lineTo x="0" y="21486"/>
                <wp:lineTo x="21474" y="21486"/>
                <wp:lineTo x="21474" y="0"/>
                <wp:lineTo x="0" y="0"/>
              </wp:wrapPolygon>
            </wp:wrapTight>
            <wp:docPr id="1441358174" name="Picture 1441358174"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58174" name="圖片 1" descr="一張含有 螢幕擷取畫面, 繪圖, 文字, 圖表 的圖片&#10;&#10;自動產生的描述"/>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6040" cy="2042795"/>
                    </a:xfrm>
                    <a:prstGeom prst="rect">
                      <a:avLst/>
                    </a:prstGeom>
                  </pic:spPr>
                </pic:pic>
              </a:graphicData>
            </a:graphic>
            <wp14:sizeRelH relativeFrom="page">
              <wp14:pctWidth>0</wp14:pctWidth>
            </wp14:sizeRelH>
            <wp14:sizeRelV relativeFrom="page">
              <wp14:pctHeight>0</wp14:pctHeight>
            </wp14:sizeRelV>
          </wp:anchor>
        </w:drawing>
      </w:r>
    </w:p>
    <w:p w14:paraId="139DBA0D" w14:textId="01BA01AC" w:rsidR="002A18B4" w:rsidRPr="002A18B4" w:rsidRDefault="002A18B4" w:rsidP="00FC371F">
      <w:pPr>
        <w:pStyle w:val="Heading4"/>
        <w:jc w:val="both"/>
      </w:pPr>
      <w:r w:rsidRPr="002A18B4">
        <w:t>Findings</w:t>
      </w:r>
    </w:p>
    <w:p w14:paraId="6861F80B" w14:textId="3A67E4C3" w:rsidR="001F2ED4" w:rsidRPr="001F2ED4" w:rsidRDefault="008152C2" w:rsidP="008E46CD">
      <w:pPr>
        <w:ind w:firstLine="480"/>
      </w:pPr>
      <w:r>
        <w:t xml:space="preserve">It can </w:t>
      </w:r>
      <w:r w:rsidR="00397504">
        <w:t xml:space="preserve">be </w:t>
      </w:r>
      <w:r>
        <w:t xml:space="preserve">found that </w:t>
      </w:r>
      <w:r w:rsidR="007535F2">
        <w:t xml:space="preserve">the distribution of age group </w:t>
      </w:r>
      <w:r w:rsidR="00161226">
        <w:t xml:space="preserve">can be separated into a various </w:t>
      </w:r>
      <w:r w:rsidR="00A67F3D">
        <w:t xml:space="preserve">of </w:t>
      </w:r>
      <w:r w:rsidR="00161226">
        <w:t>group</w:t>
      </w:r>
      <w:r w:rsidR="00A67F3D">
        <w:t>s</w:t>
      </w:r>
      <w:r w:rsidR="00161226">
        <w:t xml:space="preserve"> and </w:t>
      </w:r>
      <w:r w:rsidR="008E46CD">
        <w:t xml:space="preserve">have further analysis with feature engineering. For instance, separate the age group into 0 - 9 years old, 10 - 19 years old so on.  </w:t>
      </w:r>
    </w:p>
    <w:p w14:paraId="08BE7DFA" w14:textId="506591D7" w:rsidR="002A18B4" w:rsidRDefault="002A18B4" w:rsidP="002A18B4">
      <w:pPr>
        <w:pStyle w:val="Heading2"/>
      </w:pPr>
      <w:bookmarkStart w:id="3" w:name="_Toc150474620"/>
      <w:r>
        <w:t>Expenditure</w:t>
      </w:r>
      <w:bookmarkEnd w:id="3"/>
    </w:p>
    <w:tbl>
      <w:tblPr>
        <w:tblStyle w:val="TableGrid"/>
        <w:tblW w:w="0" w:type="auto"/>
        <w:tblBorders>
          <w:top w:val="single" w:sz="4" w:space="0" w:color="C7C1C7"/>
          <w:left w:val="single" w:sz="4" w:space="0" w:color="C7C1C7"/>
          <w:bottom w:val="single" w:sz="4" w:space="0" w:color="C7C1C7"/>
          <w:right w:val="single" w:sz="4" w:space="0" w:color="C7C1C7"/>
          <w:insideH w:val="none" w:sz="0" w:space="0" w:color="auto"/>
          <w:insideV w:val="none" w:sz="0" w:space="0" w:color="auto"/>
        </w:tblBorders>
        <w:tblLook w:val="04A0" w:firstRow="1" w:lastRow="0" w:firstColumn="1" w:lastColumn="0" w:noHBand="0" w:noVBand="1"/>
      </w:tblPr>
      <w:tblGrid>
        <w:gridCol w:w="9016"/>
      </w:tblGrid>
      <w:tr w:rsidR="002A18B4" w14:paraId="26355E77" w14:textId="77777777" w:rsidTr="00865E87">
        <w:tc>
          <w:tcPr>
            <w:tcW w:w="9016" w:type="dxa"/>
          </w:tcPr>
          <w:p w14:paraId="29E7B483" w14:textId="77777777" w:rsidR="002A18B4" w:rsidRDefault="002A18B4" w:rsidP="004335DE">
            <w:pPr>
              <w:shd w:val="clear" w:color="auto" w:fill="FFFFFF"/>
              <w:rPr>
                <w:rFonts w:ascii="Menlo" w:hAnsi="Menlo" w:cs="Menlo"/>
                <w:color w:val="000000"/>
                <w:sz w:val="18"/>
                <w:szCs w:val="18"/>
              </w:rPr>
            </w:pPr>
            <w:r>
              <w:rPr>
                <w:rFonts w:ascii="Menlo" w:hAnsi="Menlo" w:cs="Menlo"/>
                <w:color w:val="008000"/>
                <w:sz w:val="18"/>
                <w:szCs w:val="18"/>
              </w:rPr>
              <w:t># Expenditure features</w:t>
            </w:r>
          </w:p>
          <w:p w14:paraId="3904E1E7" w14:textId="77777777" w:rsidR="002A18B4" w:rsidRDefault="002A18B4" w:rsidP="004335DE">
            <w:pPr>
              <w:shd w:val="clear" w:color="auto" w:fill="FFFFFF"/>
              <w:rPr>
                <w:rFonts w:ascii="Menlo" w:hAnsi="Menlo" w:cs="Menlo"/>
                <w:color w:val="000000"/>
                <w:sz w:val="18"/>
                <w:szCs w:val="18"/>
              </w:rPr>
            </w:pPr>
            <w:proofErr w:type="spellStart"/>
            <w:r>
              <w:rPr>
                <w:rFonts w:ascii="Menlo" w:hAnsi="Menlo" w:cs="Menlo"/>
                <w:color w:val="000000"/>
                <w:sz w:val="18"/>
                <w:szCs w:val="18"/>
              </w:rPr>
              <w:t>exp_feats</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RoomService</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FoodCourt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ShoppingMall</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'Spa'</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VRDeck</w:t>
            </w:r>
            <w:proofErr w:type="spellEnd"/>
            <w:r>
              <w:rPr>
                <w:rFonts w:ascii="Menlo" w:hAnsi="Menlo" w:cs="Menlo"/>
                <w:color w:val="A31515"/>
                <w:sz w:val="18"/>
                <w:szCs w:val="18"/>
              </w:rPr>
              <w:t>'</w:t>
            </w:r>
            <w:r>
              <w:rPr>
                <w:rFonts w:ascii="Menlo" w:hAnsi="Menlo" w:cs="Menlo"/>
                <w:color w:val="000000"/>
                <w:sz w:val="18"/>
                <w:szCs w:val="18"/>
              </w:rPr>
              <w:t>]</w:t>
            </w:r>
          </w:p>
          <w:p w14:paraId="0B5B2C5E" w14:textId="77777777" w:rsidR="002A18B4" w:rsidRDefault="002A18B4" w:rsidP="004335DE">
            <w:pPr>
              <w:shd w:val="clear" w:color="auto" w:fill="FFFFFF"/>
              <w:rPr>
                <w:rFonts w:ascii="Menlo" w:hAnsi="Menlo" w:cs="Menlo"/>
                <w:color w:val="000000"/>
                <w:sz w:val="18"/>
                <w:szCs w:val="18"/>
              </w:rPr>
            </w:pPr>
          </w:p>
          <w:p w14:paraId="43C1D6A2" w14:textId="77777777" w:rsidR="002A18B4" w:rsidRDefault="002A18B4" w:rsidP="004335DE">
            <w:pPr>
              <w:shd w:val="clear" w:color="auto" w:fill="FFFFFF"/>
              <w:rPr>
                <w:rFonts w:ascii="Menlo" w:hAnsi="Menlo" w:cs="Menlo"/>
                <w:color w:val="000000"/>
                <w:sz w:val="18"/>
                <w:szCs w:val="18"/>
              </w:rPr>
            </w:pPr>
            <w:r>
              <w:rPr>
                <w:rFonts w:ascii="Menlo" w:hAnsi="Menlo" w:cs="Menlo"/>
                <w:color w:val="008000"/>
                <w:sz w:val="18"/>
                <w:szCs w:val="18"/>
              </w:rPr>
              <w:t># Plot expenditure features</w:t>
            </w:r>
          </w:p>
          <w:p w14:paraId="7E53DF70" w14:textId="77777777" w:rsidR="002A18B4" w:rsidRDefault="002A18B4" w:rsidP="004335DE">
            <w:pPr>
              <w:shd w:val="clear" w:color="auto" w:fill="FFFFFF"/>
              <w:rPr>
                <w:rFonts w:ascii="Menlo" w:hAnsi="Menlo" w:cs="Menlo"/>
                <w:color w:val="000000"/>
                <w:sz w:val="18"/>
                <w:szCs w:val="18"/>
              </w:rPr>
            </w:pPr>
            <w:r>
              <w:rPr>
                <w:rFonts w:ascii="Menlo" w:hAnsi="Menlo" w:cs="Menlo"/>
                <w:color w:val="000000"/>
                <w:sz w:val="18"/>
                <w:szCs w:val="18"/>
              </w:rPr>
              <w:t>fig=</w:t>
            </w:r>
            <w:proofErr w:type="spellStart"/>
            <w:r>
              <w:rPr>
                <w:rFonts w:ascii="Menlo" w:hAnsi="Menlo" w:cs="Menlo"/>
                <w:color w:val="000000"/>
                <w:sz w:val="18"/>
                <w:szCs w:val="18"/>
              </w:rPr>
              <w:t>plt.figure</w:t>
            </w:r>
            <w:proofErr w:type="spellEnd"/>
            <w:r>
              <w:rPr>
                <w:rFonts w:ascii="Menlo" w:hAnsi="Menlo" w:cs="Menlo"/>
                <w:color w:val="000000"/>
                <w:sz w:val="18"/>
                <w:szCs w:val="18"/>
              </w:rPr>
              <w:t>(</w:t>
            </w:r>
            <w:proofErr w:type="spellStart"/>
            <w:r>
              <w:rPr>
                <w:rFonts w:ascii="Menlo" w:hAnsi="Menlo" w:cs="Menlo"/>
                <w:color w:val="001080"/>
                <w:sz w:val="18"/>
                <w:szCs w:val="18"/>
              </w:rPr>
              <w:t>figsize</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r>
              <w:rPr>
                <w:rFonts w:ascii="Menlo" w:hAnsi="Menlo" w:cs="Menlo"/>
                <w:color w:val="098658"/>
                <w:sz w:val="18"/>
                <w:szCs w:val="18"/>
              </w:rPr>
              <w:t>20</w:t>
            </w:r>
            <w:r>
              <w:rPr>
                <w:rFonts w:ascii="Menlo" w:hAnsi="Menlo" w:cs="Menlo"/>
                <w:color w:val="000000"/>
                <w:sz w:val="18"/>
                <w:szCs w:val="18"/>
              </w:rPr>
              <w:t>))</w:t>
            </w:r>
          </w:p>
          <w:p w14:paraId="72AFBCAD" w14:textId="77777777" w:rsidR="002A18B4" w:rsidRDefault="002A18B4" w:rsidP="004335DE">
            <w:pPr>
              <w:shd w:val="clear" w:color="auto" w:fill="FFFFFF"/>
              <w:rPr>
                <w:rFonts w:ascii="Menlo" w:hAnsi="Menlo" w:cs="Menlo"/>
                <w:color w:val="000000"/>
                <w:sz w:val="18"/>
                <w:szCs w:val="18"/>
              </w:rPr>
            </w:pPr>
            <w:r>
              <w:rPr>
                <w:rFonts w:ascii="Menlo" w:hAnsi="Menlo" w:cs="Menlo"/>
                <w:color w:val="AF00DB"/>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proofErr w:type="spellStart"/>
            <w:r>
              <w:rPr>
                <w:rFonts w:ascii="Menlo" w:hAnsi="Menlo" w:cs="Menlo"/>
                <w:color w:val="000000"/>
                <w:sz w:val="18"/>
                <w:szCs w:val="18"/>
              </w:rPr>
              <w:t>var_name</w:t>
            </w:r>
            <w:proofErr w:type="spellEnd"/>
            <w:r>
              <w:rPr>
                <w:rFonts w:ascii="Menlo" w:hAnsi="Menlo" w:cs="Menlo"/>
                <w:color w:val="000000"/>
                <w:sz w:val="18"/>
                <w:szCs w:val="18"/>
              </w:rPr>
              <w:t xml:space="preserve"> </w:t>
            </w:r>
            <w:r>
              <w:rPr>
                <w:rFonts w:ascii="Menlo" w:hAnsi="Menlo" w:cs="Menlo"/>
                <w:color w:val="AF00DB"/>
                <w:sz w:val="18"/>
                <w:szCs w:val="18"/>
              </w:rPr>
              <w:t>in</w:t>
            </w:r>
            <w:r>
              <w:rPr>
                <w:rFonts w:ascii="Menlo" w:hAnsi="Menlo" w:cs="Menlo"/>
                <w:color w:val="000000"/>
                <w:sz w:val="18"/>
                <w:szCs w:val="18"/>
              </w:rPr>
              <w:t xml:space="preserve"> </w:t>
            </w:r>
            <w:r>
              <w:rPr>
                <w:rFonts w:ascii="Menlo" w:hAnsi="Menlo" w:cs="Menlo"/>
                <w:color w:val="795E26"/>
                <w:sz w:val="18"/>
                <w:szCs w:val="18"/>
              </w:rPr>
              <w:t>enumerate</w:t>
            </w:r>
            <w:r>
              <w:rPr>
                <w:rFonts w:ascii="Menlo" w:hAnsi="Menlo" w:cs="Menlo"/>
                <w:color w:val="000000"/>
                <w:sz w:val="18"/>
                <w:szCs w:val="18"/>
              </w:rPr>
              <w:t>(</w:t>
            </w:r>
            <w:proofErr w:type="spellStart"/>
            <w:r>
              <w:rPr>
                <w:rFonts w:ascii="Menlo" w:hAnsi="Menlo" w:cs="Menlo"/>
                <w:color w:val="000000"/>
                <w:sz w:val="18"/>
                <w:szCs w:val="18"/>
              </w:rPr>
              <w:t>exp_feats</w:t>
            </w:r>
            <w:proofErr w:type="spellEnd"/>
            <w:r>
              <w:rPr>
                <w:rFonts w:ascii="Menlo" w:hAnsi="Menlo" w:cs="Menlo"/>
                <w:color w:val="000000"/>
                <w:sz w:val="18"/>
                <w:szCs w:val="18"/>
              </w:rPr>
              <w:t>):</w:t>
            </w:r>
          </w:p>
          <w:p w14:paraId="5AE635C0" w14:textId="77777777" w:rsidR="002A18B4" w:rsidRDefault="002A18B4" w:rsidP="004335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Left plot</w:t>
            </w:r>
          </w:p>
          <w:p w14:paraId="4CA8FF29" w14:textId="77777777" w:rsidR="002A18B4" w:rsidRDefault="002A18B4" w:rsidP="004335DE">
            <w:pPr>
              <w:shd w:val="clear" w:color="auto" w:fill="FFFFFF"/>
              <w:rPr>
                <w:rFonts w:ascii="Menlo" w:hAnsi="Menlo" w:cs="Menlo"/>
                <w:color w:val="000000"/>
                <w:sz w:val="18"/>
                <w:szCs w:val="18"/>
              </w:rPr>
            </w:pPr>
            <w:r>
              <w:rPr>
                <w:rFonts w:ascii="Menlo" w:hAnsi="Menlo" w:cs="Menlo"/>
                <w:color w:val="000000"/>
                <w:sz w:val="18"/>
                <w:szCs w:val="18"/>
              </w:rPr>
              <w:t xml:space="preserve">    ax=</w:t>
            </w:r>
            <w:proofErr w:type="spellStart"/>
            <w:r>
              <w:rPr>
                <w:rFonts w:ascii="Menlo" w:hAnsi="Menlo" w:cs="Menlo"/>
                <w:color w:val="000000"/>
                <w:sz w:val="18"/>
                <w:szCs w:val="18"/>
              </w:rPr>
              <w:t>fig.add_subplot</w:t>
            </w:r>
            <w:proofErr w:type="spellEnd"/>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*i+</w:t>
            </w:r>
            <w:r>
              <w:rPr>
                <w:rFonts w:ascii="Menlo" w:hAnsi="Menlo" w:cs="Menlo"/>
                <w:color w:val="098658"/>
                <w:sz w:val="18"/>
                <w:szCs w:val="18"/>
              </w:rPr>
              <w:t>1</w:t>
            </w:r>
            <w:r>
              <w:rPr>
                <w:rFonts w:ascii="Menlo" w:hAnsi="Menlo" w:cs="Menlo"/>
                <w:color w:val="000000"/>
                <w:sz w:val="18"/>
                <w:szCs w:val="18"/>
              </w:rPr>
              <w:t>)</w:t>
            </w:r>
          </w:p>
          <w:p w14:paraId="0A519DC4" w14:textId="77777777" w:rsidR="002A18B4" w:rsidRDefault="002A18B4" w:rsidP="004335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sns.histplot</w:t>
            </w:r>
            <w:proofErr w:type="spellEnd"/>
            <w:r>
              <w:rPr>
                <w:rFonts w:ascii="Menlo" w:hAnsi="Menlo" w:cs="Menlo"/>
                <w:color w:val="000000"/>
                <w:sz w:val="18"/>
                <w:szCs w:val="18"/>
              </w:rPr>
              <w:t>(</w:t>
            </w:r>
            <w:r>
              <w:rPr>
                <w:rFonts w:ascii="Menlo" w:hAnsi="Menlo" w:cs="Menlo"/>
                <w:color w:val="001080"/>
                <w:sz w:val="18"/>
                <w:szCs w:val="18"/>
              </w:rPr>
              <w:t>data</w:t>
            </w:r>
            <w:r>
              <w:rPr>
                <w:rFonts w:ascii="Menlo" w:hAnsi="Menlo" w:cs="Menlo"/>
                <w:color w:val="000000"/>
                <w:sz w:val="18"/>
                <w:szCs w:val="18"/>
              </w:rPr>
              <w:t xml:space="preserve">=train, </w:t>
            </w:r>
            <w:r>
              <w:rPr>
                <w:rFonts w:ascii="Menlo" w:hAnsi="Menlo" w:cs="Menlo"/>
                <w:color w:val="001080"/>
                <w:sz w:val="18"/>
                <w:szCs w:val="18"/>
              </w:rPr>
              <w:t>x</w:t>
            </w:r>
            <w:r>
              <w:rPr>
                <w:rFonts w:ascii="Menlo" w:hAnsi="Menlo" w:cs="Menlo"/>
                <w:color w:val="000000"/>
                <w:sz w:val="18"/>
                <w:szCs w:val="18"/>
              </w:rPr>
              <w:t>=</w:t>
            </w:r>
            <w:proofErr w:type="spellStart"/>
            <w:r>
              <w:rPr>
                <w:rFonts w:ascii="Menlo" w:hAnsi="Menlo" w:cs="Menlo"/>
                <w:color w:val="000000"/>
                <w:sz w:val="18"/>
                <w:szCs w:val="18"/>
              </w:rPr>
              <w:t>var_name</w:t>
            </w:r>
            <w:proofErr w:type="spellEnd"/>
            <w:r>
              <w:rPr>
                <w:rFonts w:ascii="Menlo" w:hAnsi="Menlo" w:cs="Menlo"/>
                <w:color w:val="000000"/>
                <w:sz w:val="18"/>
                <w:szCs w:val="18"/>
              </w:rPr>
              <w:t xml:space="preserve">, </w:t>
            </w:r>
            <w:r>
              <w:rPr>
                <w:rFonts w:ascii="Menlo" w:hAnsi="Menlo" w:cs="Menlo"/>
                <w:color w:val="001080"/>
                <w:sz w:val="18"/>
                <w:szCs w:val="18"/>
              </w:rPr>
              <w:t>axes</w:t>
            </w:r>
            <w:r>
              <w:rPr>
                <w:rFonts w:ascii="Menlo" w:hAnsi="Menlo" w:cs="Menlo"/>
                <w:color w:val="000000"/>
                <w:sz w:val="18"/>
                <w:szCs w:val="18"/>
              </w:rPr>
              <w:t xml:space="preserve">=ax, </w:t>
            </w:r>
            <w:r>
              <w:rPr>
                <w:rFonts w:ascii="Menlo" w:hAnsi="Menlo" w:cs="Menlo"/>
                <w:color w:val="001080"/>
                <w:sz w:val="18"/>
                <w:szCs w:val="18"/>
              </w:rPr>
              <w:t>bins</w:t>
            </w:r>
            <w:r>
              <w:rPr>
                <w:rFonts w:ascii="Menlo" w:hAnsi="Menlo" w:cs="Menlo"/>
                <w:color w:val="000000"/>
                <w:sz w:val="18"/>
                <w:szCs w:val="18"/>
              </w:rPr>
              <w:t>=</w:t>
            </w:r>
            <w:r>
              <w:rPr>
                <w:rFonts w:ascii="Menlo" w:hAnsi="Menlo" w:cs="Menlo"/>
                <w:color w:val="098658"/>
                <w:sz w:val="18"/>
                <w:szCs w:val="18"/>
              </w:rPr>
              <w:t>30</w:t>
            </w:r>
            <w:r>
              <w:rPr>
                <w:rFonts w:ascii="Menlo" w:hAnsi="Menlo" w:cs="Menlo"/>
                <w:color w:val="000000"/>
                <w:sz w:val="18"/>
                <w:szCs w:val="18"/>
              </w:rPr>
              <w:t xml:space="preserve">, </w:t>
            </w:r>
            <w:proofErr w:type="spellStart"/>
            <w:r>
              <w:rPr>
                <w:rFonts w:ascii="Menlo" w:hAnsi="Menlo" w:cs="Menlo"/>
                <w:color w:val="001080"/>
                <w:sz w:val="18"/>
                <w:szCs w:val="18"/>
              </w:rPr>
              <w:t>kde</w:t>
            </w:r>
            <w:proofErr w:type="spellEnd"/>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 xml:space="preserve">, </w:t>
            </w:r>
            <w:r>
              <w:rPr>
                <w:rFonts w:ascii="Menlo" w:hAnsi="Menlo" w:cs="Menlo"/>
                <w:color w:val="001080"/>
                <w:sz w:val="18"/>
                <w:szCs w:val="18"/>
              </w:rPr>
              <w:t>hue</w:t>
            </w:r>
            <w:r>
              <w:rPr>
                <w:rFonts w:ascii="Menlo" w:hAnsi="Menlo" w:cs="Menlo"/>
                <w:color w:val="000000"/>
                <w:sz w:val="18"/>
                <w:szCs w:val="18"/>
              </w:rPr>
              <w:t>=</w:t>
            </w:r>
            <w:r>
              <w:rPr>
                <w:rFonts w:ascii="Menlo" w:hAnsi="Menlo" w:cs="Menlo"/>
                <w:color w:val="A31515"/>
                <w:sz w:val="18"/>
                <w:szCs w:val="18"/>
              </w:rPr>
              <w:t>'Transported'</w:t>
            </w:r>
            <w:r>
              <w:rPr>
                <w:rFonts w:ascii="Menlo" w:hAnsi="Menlo" w:cs="Menlo"/>
                <w:color w:val="000000"/>
                <w:sz w:val="18"/>
                <w:szCs w:val="18"/>
              </w:rPr>
              <w:t>)</w:t>
            </w:r>
          </w:p>
          <w:p w14:paraId="37046947" w14:textId="48535CC1" w:rsidR="002A18B4" w:rsidRDefault="002A18B4" w:rsidP="004335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ax.set_title</w:t>
            </w:r>
            <w:proofErr w:type="spellEnd"/>
            <w:r>
              <w:rPr>
                <w:rFonts w:ascii="Menlo" w:hAnsi="Menlo" w:cs="Menlo"/>
                <w:color w:val="000000"/>
                <w:sz w:val="18"/>
                <w:szCs w:val="18"/>
              </w:rPr>
              <w:t>(</w:t>
            </w:r>
            <w:proofErr w:type="spellStart"/>
            <w:r>
              <w:rPr>
                <w:rFonts w:ascii="Menlo" w:hAnsi="Menlo" w:cs="Menlo"/>
                <w:color w:val="000000"/>
                <w:sz w:val="18"/>
                <w:szCs w:val="18"/>
              </w:rPr>
              <w:t>var_name</w:t>
            </w:r>
            <w:proofErr w:type="spellEnd"/>
            <w:r>
              <w:rPr>
                <w:rFonts w:ascii="Menlo" w:hAnsi="Menlo" w:cs="Menlo"/>
                <w:color w:val="000000"/>
                <w:sz w:val="18"/>
                <w:szCs w:val="18"/>
              </w:rPr>
              <w:t>)</w:t>
            </w:r>
          </w:p>
          <w:p w14:paraId="3F47A987" w14:textId="473198E0" w:rsidR="002A18B4" w:rsidRDefault="002A18B4" w:rsidP="004335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Right plot</w:t>
            </w:r>
            <w:r w:rsidR="002F1771">
              <w:rPr>
                <w:rFonts w:ascii="Menlo" w:hAnsi="Menlo" w:cs="Menlo"/>
                <w:color w:val="008000"/>
                <w:sz w:val="18"/>
                <w:szCs w:val="18"/>
              </w:rPr>
              <w:t>(</w:t>
            </w:r>
            <w:r>
              <w:rPr>
                <w:rFonts w:ascii="Menlo" w:hAnsi="Menlo" w:cs="Menlo"/>
                <w:color w:val="008000"/>
                <w:sz w:val="18"/>
                <w:szCs w:val="18"/>
              </w:rPr>
              <w:t>truncated)</w:t>
            </w:r>
          </w:p>
          <w:p w14:paraId="3B3F66A0" w14:textId="77777777" w:rsidR="002A18B4" w:rsidRDefault="002A18B4" w:rsidP="004335DE">
            <w:pPr>
              <w:shd w:val="clear" w:color="auto" w:fill="FFFFFF"/>
              <w:rPr>
                <w:rFonts w:ascii="Menlo" w:hAnsi="Menlo" w:cs="Menlo"/>
                <w:color w:val="000000"/>
                <w:sz w:val="18"/>
                <w:szCs w:val="18"/>
              </w:rPr>
            </w:pPr>
            <w:r>
              <w:rPr>
                <w:rFonts w:ascii="Menlo" w:hAnsi="Menlo" w:cs="Menlo"/>
                <w:color w:val="000000"/>
                <w:sz w:val="18"/>
                <w:szCs w:val="18"/>
              </w:rPr>
              <w:t xml:space="preserve">    ax=</w:t>
            </w:r>
            <w:proofErr w:type="spellStart"/>
            <w:r>
              <w:rPr>
                <w:rFonts w:ascii="Menlo" w:hAnsi="Menlo" w:cs="Menlo"/>
                <w:color w:val="000000"/>
                <w:sz w:val="18"/>
                <w:szCs w:val="18"/>
              </w:rPr>
              <w:t>fig.add_subplot</w:t>
            </w:r>
            <w:proofErr w:type="spellEnd"/>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*i+</w:t>
            </w:r>
            <w:r>
              <w:rPr>
                <w:rFonts w:ascii="Menlo" w:hAnsi="Menlo" w:cs="Menlo"/>
                <w:color w:val="098658"/>
                <w:sz w:val="18"/>
                <w:szCs w:val="18"/>
              </w:rPr>
              <w:t>2</w:t>
            </w:r>
            <w:r>
              <w:rPr>
                <w:rFonts w:ascii="Menlo" w:hAnsi="Menlo" w:cs="Menlo"/>
                <w:color w:val="000000"/>
                <w:sz w:val="18"/>
                <w:szCs w:val="18"/>
              </w:rPr>
              <w:t>)</w:t>
            </w:r>
          </w:p>
          <w:p w14:paraId="0A50E604" w14:textId="1E8D0167" w:rsidR="002A18B4" w:rsidRDefault="002A18B4" w:rsidP="004335DE">
            <w:pPr>
              <w:shd w:val="clear" w:color="auto" w:fill="FFFFFF"/>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sns.histplot</w:t>
            </w:r>
            <w:proofErr w:type="spellEnd"/>
            <w:r>
              <w:rPr>
                <w:rFonts w:ascii="Menlo" w:hAnsi="Menlo" w:cs="Menlo"/>
                <w:color w:val="000000"/>
                <w:sz w:val="18"/>
                <w:szCs w:val="18"/>
              </w:rPr>
              <w:t>(</w:t>
            </w:r>
            <w:r>
              <w:rPr>
                <w:rFonts w:ascii="Menlo" w:hAnsi="Menlo" w:cs="Menlo"/>
                <w:color w:val="001080"/>
                <w:sz w:val="18"/>
                <w:szCs w:val="18"/>
              </w:rPr>
              <w:t>data</w:t>
            </w:r>
            <w:r>
              <w:rPr>
                <w:rFonts w:ascii="Menlo" w:hAnsi="Menlo" w:cs="Menlo"/>
                <w:color w:val="000000"/>
                <w:sz w:val="18"/>
                <w:szCs w:val="18"/>
              </w:rPr>
              <w:t xml:space="preserve">=train, </w:t>
            </w:r>
            <w:r>
              <w:rPr>
                <w:rFonts w:ascii="Menlo" w:hAnsi="Menlo" w:cs="Menlo"/>
                <w:color w:val="001080"/>
                <w:sz w:val="18"/>
                <w:szCs w:val="18"/>
              </w:rPr>
              <w:t>x</w:t>
            </w:r>
            <w:r>
              <w:rPr>
                <w:rFonts w:ascii="Menlo" w:hAnsi="Menlo" w:cs="Menlo"/>
                <w:color w:val="000000"/>
                <w:sz w:val="18"/>
                <w:szCs w:val="18"/>
              </w:rPr>
              <w:t>=</w:t>
            </w:r>
            <w:proofErr w:type="spellStart"/>
            <w:r>
              <w:rPr>
                <w:rFonts w:ascii="Menlo" w:hAnsi="Menlo" w:cs="Menlo"/>
                <w:color w:val="000000"/>
                <w:sz w:val="18"/>
                <w:szCs w:val="18"/>
              </w:rPr>
              <w:t>var_name</w:t>
            </w:r>
            <w:proofErr w:type="spellEnd"/>
            <w:r>
              <w:rPr>
                <w:rFonts w:ascii="Menlo" w:hAnsi="Menlo" w:cs="Menlo"/>
                <w:color w:val="000000"/>
                <w:sz w:val="18"/>
                <w:szCs w:val="18"/>
              </w:rPr>
              <w:t xml:space="preserve">, </w:t>
            </w:r>
            <w:r>
              <w:rPr>
                <w:rFonts w:ascii="Menlo" w:hAnsi="Menlo" w:cs="Menlo"/>
                <w:color w:val="001080"/>
                <w:sz w:val="18"/>
                <w:szCs w:val="18"/>
              </w:rPr>
              <w:t>axes</w:t>
            </w:r>
            <w:r>
              <w:rPr>
                <w:rFonts w:ascii="Menlo" w:hAnsi="Menlo" w:cs="Menlo"/>
                <w:color w:val="000000"/>
                <w:sz w:val="18"/>
                <w:szCs w:val="18"/>
              </w:rPr>
              <w:t xml:space="preserve">=ax, </w:t>
            </w:r>
            <w:r>
              <w:rPr>
                <w:rFonts w:ascii="Menlo" w:hAnsi="Menlo" w:cs="Menlo"/>
                <w:color w:val="001080"/>
                <w:sz w:val="18"/>
                <w:szCs w:val="18"/>
              </w:rPr>
              <w:t>bins</w:t>
            </w:r>
            <w:r>
              <w:rPr>
                <w:rFonts w:ascii="Menlo" w:hAnsi="Menlo" w:cs="Menlo"/>
                <w:color w:val="000000"/>
                <w:sz w:val="18"/>
                <w:szCs w:val="18"/>
              </w:rPr>
              <w:t>=</w:t>
            </w:r>
            <w:r>
              <w:rPr>
                <w:rFonts w:ascii="Menlo" w:hAnsi="Menlo" w:cs="Menlo"/>
                <w:color w:val="098658"/>
                <w:sz w:val="18"/>
                <w:szCs w:val="18"/>
              </w:rPr>
              <w:t>30</w:t>
            </w:r>
            <w:r>
              <w:rPr>
                <w:rFonts w:ascii="Menlo" w:hAnsi="Menlo" w:cs="Menlo"/>
                <w:color w:val="000000"/>
                <w:sz w:val="18"/>
                <w:szCs w:val="18"/>
              </w:rPr>
              <w:t xml:space="preserve">, </w:t>
            </w:r>
            <w:proofErr w:type="spellStart"/>
            <w:r>
              <w:rPr>
                <w:rFonts w:ascii="Menlo" w:hAnsi="Menlo" w:cs="Menlo"/>
                <w:color w:val="001080"/>
                <w:sz w:val="18"/>
                <w:szCs w:val="18"/>
              </w:rPr>
              <w:t>kde</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r w:rsidR="002F1771">
              <w:rPr>
                <w:rFonts w:ascii="Menlo" w:hAnsi="Menlo" w:cs="Menlo"/>
                <w:color w:val="000000"/>
                <w:sz w:val="18"/>
                <w:szCs w:val="18"/>
              </w:rPr>
              <w:t xml:space="preserve"> </w:t>
            </w:r>
            <w:r>
              <w:rPr>
                <w:rFonts w:ascii="Menlo" w:hAnsi="Menlo" w:cs="Menlo"/>
                <w:color w:val="001080"/>
                <w:sz w:val="18"/>
                <w:szCs w:val="18"/>
              </w:rPr>
              <w:t>hue</w:t>
            </w:r>
            <w:r>
              <w:rPr>
                <w:rFonts w:ascii="Menlo" w:hAnsi="Menlo" w:cs="Menlo"/>
                <w:color w:val="000000"/>
                <w:sz w:val="18"/>
                <w:szCs w:val="18"/>
              </w:rPr>
              <w:t>=</w:t>
            </w:r>
            <w:r>
              <w:rPr>
                <w:rFonts w:ascii="Menlo" w:hAnsi="Menlo" w:cs="Menlo"/>
                <w:color w:val="A31515"/>
                <w:sz w:val="18"/>
                <w:szCs w:val="18"/>
              </w:rPr>
              <w:t>'Transported'</w:t>
            </w:r>
            <w:r>
              <w:rPr>
                <w:rFonts w:ascii="Menlo" w:hAnsi="Menlo" w:cs="Menlo"/>
                <w:color w:val="000000"/>
                <w:sz w:val="18"/>
                <w:szCs w:val="18"/>
              </w:rPr>
              <w:t>)</w:t>
            </w:r>
          </w:p>
          <w:p w14:paraId="5C94CB6B" w14:textId="77777777" w:rsidR="002A18B4" w:rsidRDefault="002A18B4" w:rsidP="004335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plt.ylim</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p>
          <w:p w14:paraId="534CA8E7" w14:textId="77777777" w:rsidR="002A18B4" w:rsidRDefault="002A18B4" w:rsidP="004335DE">
            <w:pPr>
              <w:shd w:val="clear" w:color="auto" w:fill="FFFFFF"/>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ax.set_title</w:t>
            </w:r>
            <w:proofErr w:type="spellEnd"/>
            <w:r>
              <w:rPr>
                <w:rFonts w:ascii="Menlo" w:hAnsi="Menlo" w:cs="Menlo"/>
                <w:color w:val="000000"/>
                <w:sz w:val="18"/>
                <w:szCs w:val="18"/>
              </w:rPr>
              <w:t>(</w:t>
            </w:r>
            <w:proofErr w:type="spellStart"/>
            <w:r>
              <w:rPr>
                <w:rFonts w:ascii="Menlo" w:hAnsi="Menlo" w:cs="Menlo"/>
                <w:color w:val="000000"/>
                <w:sz w:val="18"/>
                <w:szCs w:val="18"/>
              </w:rPr>
              <w:t>var_name</w:t>
            </w:r>
            <w:proofErr w:type="spellEnd"/>
            <w:r>
              <w:rPr>
                <w:rFonts w:ascii="Menlo" w:hAnsi="Menlo" w:cs="Menlo"/>
                <w:color w:val="000000"/>
                <w:sz w:val="18"/>
                <w:szCs w:val="18"/>
              </w:rPr>
              <w:t>)</w:t>
            </w:r>
          </w:p>
          <w:p w14:paraId="3EF88860" w14:textId="77777777" w:rsidR="002A18B4" w:rsidRDefault="002A18B4" w:rsidP="004335DE">
            <w:pPr>
              <w:shd w:val="clear" w:color="auto" w:fill="FFFFFF"/>
              <w:rPr>
                <w:rFonts w:ascii="Menlo" w:hAnsi="Menlo" w:cs="Menlo"/>
                <w:color w:val="000000"/>
                <w:sz w:val="18"/>
                <w:szCs w:val="18"/>
              </w:rPr>
            </w:pPr>
            <w:proofErr w:type="spellStart"/>
            <w:r>
              <w:rPr>
                <w:rFonts w:ascii="Menlo" w:hAnsi="Menlo" w:cs="Menlo"/>
                <w:color w:val="000000"/>
                <w:sz w:val="18"/>
                <w:szCs w:val="18"/>
              </w:rPr>
              <w:t>fig.tight_layout</w:t>
            </w:r>
            <w:proofErr w:type="spellEnd"/>
            <w:r>
              <w:rPr>
                <w:rFonts w:ascii="Menlo" w:hAnsi="Menlo" w:cs="Menlo"/>
                <w:color w:val="000000"/>
                <w:sz w:val="18"/>
                <w:szCs w:val="18"/>
              </w:rPr>
              <w:t xml:space="preserve">()  </w:t>
            </w:r>
            <w:r>
              <w:rPr>
                <w:rFonts w:ascii="Menlo" w:hAnsi="Menlo" w:cs="Menlo"/>
                <w:color w:val="008000"/>
                <w:sz w:val="18"/>
                <w:szCs w:val="18"/>
              </w:rPr>
              <w:t># Improves appearance a bit</w:t>
            </w:r>
          </w:p>
          <w:p w14:paraId="29E3E0D7" w14:textId="20139AD8" w:rsidR="002A18B4" w:rsidRPr="00053DE6" w:rsidRDefault="002A18B4" w:rsidP="004335DE">
            <w:pPr>
              <w:shd w:val="clear" w:color="auto" w:fill="FFFFFF"/>
              <w:rPr>
                <w:rFonts w:ascii="Menlo" w:hAnsi="Menlo" w:cs="Menlo"/>
                <w:color w:val="000000"/>
                <w:sz w:val="18"/>
                <w:szCs w:val="18"/>
              </w:rPr>
            </w:pPr>
            <w:proofErr w:type="spellStart"/>
            <w:r>
              <w:rPr>
                <w:rFonts w:ascii="Menlo" w:hAnsi="Menlo" w:cs="Menlo"/>
                <w:color w:val="000000"/>
                <w:sz w:val="18"/>
                <w:szCs w:val="18"/>
              </w:rPr>
              <w:t>plt.show</w:t>
            </w:r>
            <w:proofErr w:type="spellEnd"/>
            <w:r>
              <w:rPr>
                <w:rFonts w:ascii="Menlo" w:hAnsi="Menlo" w:cs="Menlo"/>
                <w:color w:val="000000"/>
                <w:sz w:val="18"/>
                <w:szCs w:val="18"/>
              </w:rPr>
              <w:t>()</w:t>
            </w:r>
          </w:p>
        </w:tc>
      </w:tr>
    </w:tbl>
    <w:p w14:paraId="0F08E22E" w14:textId="0FB8B46C" w:rsidR="002F1771" w:rsidRDefault="0069362D" w:rsidP="00085B23">
      <w:pPr>
        <w:ind w:firstLine="480"/>
        <w:jc w:val="both"/>
      </w:pPr>
      <w:r>
        <w:rPr>
          <w:rFonts w:hint="eastAsia"/>
        </w:rPr>
        <w:lastRenderedPageBreak/>
        <w:t>B</w:t>
      </w:r>
      <w:r>
        <w:t xml:space="preserve">esides, </w:t>
      </w:r>
      <w:r w:rsidR="008E3524">
        <w:t>passenger can purchase</w:t>
      </w:r>
      <w:r w:rsidR="003D40F5">
        <w:t xml:space="preserve"> some facilities </w:t>
      </w:r>
      <w:r w:rsidR="00C63F34">
        <w:t>provided in Spaceship</w:t>
      </w:r>
      <w:r w:rsidR="008E3524">
        <w:t>.</w:t>
      </w:r>
      <w:r w:rsidR="004C30C3">
        <w:t xml:space="preserve"> </w:t>
      </w:r>
      <w:r w:rsidR="00F76056">
        <w:t xml:space="preserve">Through analyzation, </w:t>
      </w:r>
      <w:r w:rsidR="00F62CD0">
        <w:t xml:space="preserve">the </w:t>
      </w:r>
      <w:r w:rsidR="004775C3">
        <w:t>customer behavior</w:t>
      </w:r>
      <w:r w:rsidR="00F62CD0">
        <w:t xml:space="preserve"> </w:t>
      </w:r>
      <w:r w:rsidR="00744F5C">
        <w:t>can</w:t>
      </w:r>
      <w:r w:rsidR="004775C3">
        <w:t xml:space="preserve"> be affected </w:t>
      </w:r>
      <w:r w:rsidR="0001649F">
        <w:t xml:space="preserve">with the </w:t>
      </w:r>
      <w:r w:rsidR="00085B23">
        <w:t>expenditure of spaceship service.</w:t>
      </w:r>
      <w:r w:rsidR="002F1771">
        <w:t xml:space="preserve"> </w:t>
      </w:r>
    </w:p>
    <w:p w14:paraId="54D7CA22" w14:textId="585573AA" w:rsidR="002F1771" w:rsidRDefault="00D12591" w:rsidP="00FC371F">
      <w:pPr>
        <w:pStyle w:val="Heading3"/>
        <w:jc w:val="both"/>
      </w:pPr>
      <w:bookmarkStart w:id="4" w:name="_Toc150474621"/>
      <w:r w:rsidRPr="00777191">
        <w:rPr>
          <w:noProof/>
        </w:rPr>
        <w:drawing>
          <wp:anchor distT="0" distB="0" distL="114300" distR="114300" simplePos="0" relativeHeight="251658251" behindDoc="1" locked="0" layoutInCell="1" allowOverlap="1" wp14:anchorId="3F42BB0D" wp14:editId="7BE50460">
            <wp:simplePos x="0" y="0"/>
            <wp:positionH relativeFrom="column">
              <wp:posOffset>2743135</wp:posOffset>
            </wp:positionH>
            <wp:positionV relativeFrom="paragraph">
              <wp:posOffset>59208</wp:posOffset>
            </wp:positionV>
            <wp:extent cx="3038475" cy="1226820"/>
            <wp:effectExtent l="0" t="0" r="0" b="5080"/>
            <wp:wrapTight wrapText="bothSides">
              <wp:wrapPolygon edited="0">
                <wp:start x="0" y="0"/>
                <wp:lineTo x="0" y="21466"/>
                <wp:lineTo x="21487" y="21466"/>
                <wp:lineTo x="21487" y="0"/>
                <wp:lineTo x="0" y="0"/>
              </wp:wrapPolygon>
            </wp:wrapTight>
            <wp:docPr id="1878361201" name="Picture 1878361201" descr="一張含有 圖表, 繪圖,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61201" name="圖片 1" descr="一張含有 圖表, 繪圖, 文字, 螢幕擷取畫面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38475" cy="1226820"/>
                    </a:xfrm>
                    <a:prstGeom prst="rect">
                      <a:avLst/>
                    </a:prstGeom>
                  </pic:spPr>
                </pic:pic>
              </a:graphicData>
            </a:graphic>
            <wp14:sizeRelH relativeFrom="page">
              <wp14:pctWidth>0</wp14:pctWidth>
            </wp14:sizeRelH>
            <wp14:sizeRelV relativeFrom="page">
              <wp14:pctHeight>0</wp14:pctHeight>
            </wp14:sizeRelV>
          </wp:anchor>
        </w:drawing>
      </w:r>
      <w:r w:rsidR="002F1771">
        <w:t>Room Services</w:t>
      </w:r>
      <w:bookmarkEnd w:id="4"/>
    </w:p>
    <w:p w14:paraId="63E75E3F" w14:textId="4573C504" w:rsidR="002A18B4" w:rsidRDefault="002F1771" w:rsidP="005D7481">
      <w:pPr>
        <w:ind w:firstLine="480"/>
      </w:pPr>
      <w:r>
        <w:t>Passenger</w:t>
      </w:r>
      <w:r w:rsidR="00812927">
        <w:t>s</w:t>
      </w:r>
      <w:r>
        <w:t xml:space="preserve"> who </w:t>
      </w:r>
      <w:r w:rsidR="008E4739" w:rsidRPr="009B5901">
        <w:rPr>
          <w:b/>
        </w:rPr>
        <w:t>spend</w:t>
      </w:r>
      <w:r w:rsidRPr="009B5901">
        <w:rPr>
          <w:b/>
        </w:rPr>
        <w:t xml:space="preserve"> less money </w:t>
      </w:r>
      <w:r w:rsidR="00503CF6">
        <w:t>are</w:t>
      </w:r>
      <w:r>
        <w:t xml:space="preserve"> more likely to be transported </w:t>
      </w:r>
      <w:r w:rsidR="00822F6A">
        <w:t>while</w:t>
      </w:r>
      <w:r>
        <w:t xml:space="preserve"> passenger</w:t>
      </w:r>
      <w:r w:rsidR="00644D18">
        <w:t>s</w:t>
      </w:r>
      <w:r>
        <w:t xml:space="preserve"> who </w:t>
      </w:r>
      <w:r w:rsidRPr="009B5901">
        <w:rPr>
          <w:b/>
        </w:rPr>
        <w:t>spend more money</w:t>
      </w:r>
      <w:r>
        <w:t xml:space="preserve"> may </w:t>
      </w:r>
      <w:r w:rsidR="00777191">
        <w:t>not be</w:t>
      </w:r>
      <w:r>
        <w:t xml:space="preserve"> able to be transported.</w:t>
      </w:r>
    </w:p>
    <w:p w14:paraId="43D4FE94" w14:textId="06491767" w:rsidR="00777191" w:rsidRDefault="00777191" w:rsidP="00FC371F">
      <w:pPr>
        <w:pStyle w:val="Heading3"/>
        <w:jc w:val="both"/>
      </w:pPr>
      <w:bookmarkStart w:id="5" w:name="_Toc150474622"/>
      <w:r>
        <w:t>Food court</w:t>
      </w:r>
      <w:bookmarkEnd w:id="5"/>
    </w:p>
    <w:p w14:paraId="4AB02588" w14:textId="664F6C81" w:rsidR="00E31C86" w:rsidRDefault="00E31C86" w:rsidP="0048657A">
      <w:pPr>
        <w:ind w:firstLine="480"/>
      </w:pPr>
      <w:r w:rsidRPr="00777191">
        <w:rPr>
          <w:noProof/>
        </w:rPr>
        <w:drawing>
          <wp:anchor distT="0" distB="0" distL="114300" distR="114300" simplePos="0" relativeHeight="251658250" behindDoc="1" locked="0" layoutInCell="1" allowOverlap="1" wp14:anchorId="5BB0976F" wp14:editId="1BB9850D">
            <wp:simplePos x="0" y="0"/>
            <wp:positionH relativeFrom="column">
              <wp:posOffset>-21349</wp:posOffset>
            </wp:positionH>
            <wp:positionV relativeFrom="paragraph">
              <wp:posOffset>33786</wp:posOffset>
            </wp:positionV>
            <wp:extent cx="2921635" cy="1175385"/>
            <wp:effectExtent l="0" t="0" r="0" b="5715"/>
            <wp:wrapTight wrapText="bothSides">
              <wp:wrapPolygon edited="0">
                <wp:start x="0" y="0"/>
                <wp:lineTo x="0" y="21472"/>
                <wp:lineTo x="21501" y="21472"/>
                <wp:lineTo x="21501" y="0"/>
                <wp:lineTo x="0" y="0"/>
              </wp:wrapPolygon>
            </wp:wrapTight>
            <wp:docPr id="165494424" name="Picture 165494424" descr="一張含有 繪圖, 行, 圖表,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4424" name="圖片 1" descr="一張含有 繪圖, 行, 圖表, 螢幕擷取畫面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1635" cy="1175385"/>
                    </a:xfrm>
                    <a:prstGeom prst="rect">
                      <a:avLst/>
                    </a:prstGeom>
                  </pic:spPr>
                </pic:pic>
              </a:graphicData>
            </a:graphic>
            <wp14:sizeRelH relativeFrom="page">
              <wp14:pctWidth>0</wp14:pctWidth>
            </wp14:sizeRelH>
            <wp14:sizeRelV relativeFrom="page">
              <wp14:pctHeight>0</wp14:pctHeight>
            </wp14:sizeRelV>
          </wp:anchor>
        </w:drawing>
      </w:r>
    </w:p>
    <w:p w14:paraId="1CE8B1EB" w14:textId="513DF5F5" w:rsidR="00777191" w:rsidRDefault="5E7E7AF4" w:rsidP="0048657A">
      <w:pPr>
        <w:ind w:firstLine="480"/>
      </w:pPr>
      <w:r>
        <w:t>Passengers</w:t>
      </w:r>
      <w:r w:rsidR="00777191">
        <w:t xml:space="preserve"> who</w:t>
      </w:r>
      <w:r w:rsidR="00777191" w:rsidRPr="005D7481">
        <w:rPr>
          <w:b/>
        </w:rPr>
        <w:t xml:space="preserve"> </w:t>
      </w:r>
      <w:r w:rsidR="37E4060B" w:rsidRPr="005D7481">
        <w:rPr>
          <w:b/>
        </w:rPr>
        <w:t>spend</w:t>
      </w:r>
      <w:r w:rsidR="00777191" w:rsidRPr="005D7481">
        <w:rPr>
          <w:b/>
        </w:rPr>
        <w:t xml:space="preserve"> </w:t>
      </w:r>
      <w:r w:rsidR="00A23D26">
        <w:rPr>
          <w:b/>
          <w:bCs/>
        </w:rPr>
        <w:t>less</w:t>
      </w:r>
      <w:r w:rsidR="00777191" w:rsidRPr="005D7481">
        <w:rPr>
          <w:b/>
        </w:rPr>
        <w:t xml:space="preserve"> money</w:t>
      </w:r>
      <w:r w:rsidR="00777191">
        <w:t xml:space="preserve"> </w:t>
      </w:r>
      <w:r w:rsidR="00F608B0">
        <w:t>are</w:t>
      </w:r>
      <w:r w:rsidR="00777191">
        <w:t xml:space="preserve"> less likely to be transported </w:t>
      </w:r>
      <w:r w:rsidR="004E7974">
        <w:t>while</w:t>
      </w:r>
      <w:r w:rsidR="00777191">
        <w:t xml:space="preserve"> passenger who </w:t>
      </w:r>
      <w:r w:rsidR="00777191" w:rsidRPr="005D7481">
        <w:rPr>
          <w:b/>
        </w:rPr>
        <w:t xml:space="preserve">spends </w:t>
      </w:r>
      <w:r w:rsidR="000F7FF6">
        <w:rPr>
          <w:b/>
          <w:bCs/>
        </w:rPr>
        <w:t>more</w:t>
      </w:r>
      <w:r w:rsidR="00777191" w:rsidRPr="005D7481">
        <w:rPr>
          <w:b/>
        </w:rPr>
        <w:t xml:space="preserve"> money</w:t>
      </w:r>
      <w:r w:rsidR="00777191">
        <w:t xml:space="preserve"> </w:t>
      </w:r>
      <w:r w:rsidR="001D6B2C">
        <w:t xml:space="preserve">may </w:t>
      </w:r>
      <w:r w:rsidR="00433386">
        <w:t>likely</w:t>
      </w:r>
      <w:r w:rsidR="00777191">
        <w:t xml:space="preserve"> to be transported.</w:t>
      </w:r>
    </w:p>
    <w:p w14:paraId="2FB5CFF7" w14:textId="30B45D2F" w:rsidR="0018293B" w:rsidRDefault="00AF78A4" w:rsidP="00CD6AEF">
      <w:r w:rsidRPr="00777191">
        <w:rPr>
          <w:noProof/>
        </w:rPr>
        <w:drawing>
          <wp:anchor distT="0" distB="0" distL="114300" distR="114300" simplePos="0" relativeHeight="251658257" behindDoc="1" locked="0" layoutInCell="1" allowOverlap="1" wp14:anchorId="1F224021" wp14:editId="2AB667A7">
            <wp:simplePos x="0" y="0"/>
            <wp:positionH relativeFrom="column">
              <wp:posOffset>2900045</wp:posOffset>
            </wp:positionH>
            <wp:positionV relativeFrom="paragraph">
              <wp:posOffset>227330</wp:posOffset>
            </wp:positionV>
            <wp:extent cx="3057525" cy="1230630"/>
            <wp:effectExtent l="0" t="0" r="3175" b="1270"/>
            <wp:wrapTight wrapText="bothSides">
              <wp:wrapPolygon edited="0">
                <wp:start x="0" y="0"/>
                <wp:lineTo x="0" y="21399"/>
                <wp:lineTo x="21533" y="21399"/>
                <wp:lineTo x="21533" y="0"/>
                <wp:lineTo x="0" y="0"/>
              </wp:wrapPolygon>
            </wp:wrapTight>
            <wp:docPr id="1103407655" name="Picture 1103407655" descr="一張含有 繪圖, 圖表, 行,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07655" name="圖片 1" descr="一張含有 繪圖, 圖表, 行, 螢幕擷取畫面 的圖片&#10;&#10;自動產生的描述"/>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7525" cy="1230630"/>
                    </a:xfrm>
                    <a:prstGeom prst="rect">
                      <a:avLst/>
                    </a:prstGeom>
                  </pic:spPr>
                </pic:pic>
              </a:graphicData>
            </a:graphic>
            <wp14:sizeRelH relativeFrom="page">
              <wp14:pctWidth>0</wp14:pctWidth>
            </wp14:sizeRelH>
            <wp14:sizeRelV relativeFrom="page">
              <wp14:pctHeight>0</wp14:pctHeight>
            </wp14:sizeRelV>
          </wp:anchor>
        </w:drawing>
      </w:r>
    </w:p>
    <w:p w14:paraId="22D533BD" w14:textId="700952A4" w:rsidR="00777191" w:rsidRDefault="00777191" w:rsidP="00FC371F">
      <w:pPr>
        <w:pStyle w:val="Heading3"/>
        <w:jc w:val="both"/>
      </w:pPr>
      <w:bookmarkStart w:id="6" w:name="_Toc150474623"/>
      <w:r>
        <w:t>Shopping Mall</w:t>
      </w:r>
      <w:bookmarkEnd w:id="6"/>
    </w:p>
    <w:p w14:paraId="4A826EEB" w14:textId="1D771CE0" w:rsidR="00F12E45" w:rsidRDefault="0018293B" w:rsidP="000E1B8D">
      <w:pPr>
        <w:ind w:firstLine="480"/>
        <w:jc w:val="both"/>
        <w:rPr>
          <w:ins w:id="7" w:author="{E352C779-5393-6342-AA66-31CE3CF29698}" w:date="2023-11-10T01:27:00Z"/>
        </w:rPr>
      </w:pPr>
      <w:r w:rsidRPr="0018293B">
        <w:t>Passengers</w:t>
      </w:r>
      <w:r w:rsidR="00777191">
        <w:t xml:space="preserve"> who</w:t>
      </w:r>
      <w:r w:rsidR="00777191" w:rsidRPr="0018293B">
        <w:rPr>
          <w:b/>
        </w:rPr>
        <w:t xml:space="preserve"> </w:t>
      </w:r>
      <w:r w:rsidRPr="0018293B">
        <w:rPr>
          <w:b/>
          <w:bCs/>
        </w:rPr>
        <w:t>spend less money</w:t>
      </w:r>
      <w:r w:rsidRPr="0018293B">
        <w:t xml:space="preserve"> are less</w:t>
      </w:r>
      <w:r w:rsidR="00777191">
        <w:t xml:space="preserve"> likely to be transported </w:t>
      </w:r>
      <w:r w:rsidRPr="0018293B">
        <w:t>while</w:t>
      </w:r>
      <w:r w:rsidR="00777191">
        <w:t xml:space="preserve"> passenger who </w:t>
      </w:r>
      <w:r w:rsidR="00777191" w:rsidRPr="0018293B">
        <w:rPr>
          <w:b/>
        </w:rPr>
        <w:t xml:space="preserve">spends </w:t>
      </w:r>
      <w:r w:rsidRPr="0018293B">
        <w:rPr>
          <w:b/>
          <w:bCs/>
        </w:rPr>
        <w:t>more money</w:t>
      </w:r>
      <w:r w:rsidRPr="0018293B">
        <w:t xml:space="preserve"> </w:t>
      </w:r>
      <w:r w:rsidR="00777191">
        <w:t xml:space="preserve">may </w:t>
      </w:r>
      <w:r w:rsidRPr="0018293B">
        <w:t>likely</w:t>
      </w:r>
      <w:r w:rsidR="00777191">
        <w:t xml:space="preserve"> to be transported.</w:t>
      </w:r>
    </w:p>
    <w:p w14:paraId="5CB0CEBA" w14:textId="1B7E3103" w:rsidR="00777191" w:rsidRPr="00777191" w:rsidRDefault="00010D45" w:rsidP="00FC371F">
      <w:pPr>
        <w:pStyle w:val="Heading3"/>
        <w:jc w:val="both"/>
      </w:pPr>
      <w:bookmarkStart w:id="8" w:name="_Toc150474624"/>
      <w:r w:rsidRPr="00777191">
        <w:rPr>
          <w:noProof/>
        </w:rPr>
        <w:drawing>
          <wp:anchor distT="0" distB="0" distL="114300" distR="114300" simplePos="0" relativeHeight="251658243" behindDoc="1" locked="0" layoutInCell="1" allowOverlap="1" wp14:anchorId="74AFE17B" wp14:editId="5130BD47">
            <wp:simplePos x="0" y="0"/>
            <wp:positionH relativeFrom="column">
              <wp:posOffset>-21590</wp:posOffset>
            </wp:positionH>
            <wp:positionV relativeFrom="paragraph">
              <wp:posOffset>238016</wp:posOffset>
            </wp:positionV>
            <wp:extent cx="2884170" cy="1156970"/>
            <wp:effectExtent l="0" t="0" r="0" b="0"/>
            <wp:wrapTight wrapText="bothSides">
              <wp:wrapPolygon edited="0">
                <wp:start x="0" y="0"/>
                <wp:lineTo x="0" y="21339"/>
                <wp:lineTo x="21495" y="21339"/>
                <wp:lineTo x="21495" y="0"/>
                <wp:lineTo x="0" y="0"/>
              </wp:wrapPolygon>
            </wp:wrapTight>
            <wp:docPr id="878925568" name="Picture 878925568" descr="一張含有 行, 繪圖, 圖表,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25568" name="圖片 1" descr="一張含有 行, 繪圖, 圖表, 螢幕擷取畫面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4170" cy="1156970"/>
                    </a:xfrm>
                    <a:prstGeom prst="rect">
                      <a:avLst/>
                    </a:prstGeom>
                  </pic:spPr>
                </pic:pic>
              </a:graphicData>
            </a:graphic>
            <wp14:sizeRelH relativeFrom="page">
              <wp14:pctWidth>0</wp14:pctWidth>
            </wp14:sizeRelH>
            <wp14:sizeRelV relativeFrom="page">
              <wp14:pctHeight>0</wp14:pctHeight>
            </wp14:sizeRelV>
          </wp:anchor>
        </w:drawing>
      </w:r>
      <w:r w:rsidR="00777191">
        <w:t>Spa</w:t>
      </w:r>
      <w:bookmarkEnd w:id="8"/>
    </w:p>
    <w:p w14:paraId="1EC94B4D" w14:textId="6CFF5C20" w:rsidR="000E1B8D" w:rsidRPr="000E1B8D" w:rsidRDefault="000E1B8D" w:rsidP="005F26AA">
      <w:r>
        <w:t xml:space="preserve">Passengers who </w:t>
      </w:r>
      <w:r w:rsidRPr="009B5901">
        <w:rPr>
          <w:b/>
          <w:bCs/>
        </w:rPr>
        <w:t xml:space="preserve">spend less money </w:t>
      </w:r>
      <w:r>
        <w:t xml:space="preserve">are more likely to be transported while passengers who </w:t>
      </w:r>
      <w:r w:rsidRPr="009B5901">
        <w:rPr>
          <w:b/>
          <w:bCs/>
        </w:rPr>
        <w:t>spend more money</w:t>
      </w:r>
      <w:r>
        <w:t xml:space="preserve"> may not be able to be transported.</w:t>
      </w:r>
    </w:p>
    <w:p w14:paraId="787FDD57" w14:textId="1DDDBA3F" w:rsidR="00CD6AEF" w:rsidRDefault="00CD6AEF" w:rsidP="00CD6AEF">
      <w:r w:rsidRPr="000C2206">
        <w:rPr>
          <w:noProof/>
        </w:rPr>
        <w:drawing>
          <wp:anchor distT="0" distB="0" distL="114300" distR="114300" simplePos="0" relativeHeight="251658244" behindDoc="1" locked="0" layoutInCell="1" allowOverlap="1" wp14:anchorId="79098A80" wp14:editId="1F6B8BF5">
            <wp:simplePos x="0" y="0"/>
            <wp:positionH relativeFrom="column">
              <wp:posOffset>2973070</wp:posOffset>
            </wp:positionH>
            <wp:positionV relativeFrom="paragraph">
              <wp:posOffset>438960</wp:posOffset>
            </wp:positionV>
            <wp:extent cx="2985135" cy="1193165"/>
            <wp:effectExtent l="0" t="0" r="0" b="635"/>
            <wp:wrapTight wrapText="bothSides">
              <wp:wrapPolygon edited="0">
                <wp:start x="0" y="0"/>
                <wp:lineTo x="0" y="21382"/>
                <wp:lineTo x="21504" y="21382"/>
                <wp:lineTo x="21504" y="0"/>
                <wp:lineTo x="0" y="0"/>
              </wp:wrapPolygon>
            </wp:wrapTight>
            <wp:docPr id="901308613" name="Picture 901308613" descr="一張含有 繪圖, 圖表, 行,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08613" name="圖片 1" descr="一張含有 繪圖, 圖表, 行, 螢幕擷取畫面 的圖片&#10;&#10;自動產生的描述"/>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5135" cy="1193165"/>
                    </a:xfrm>
                    <a:prstGeom prst="rect">
                      <a:avLst/>
                    </a:prstGeom>
                  </pic:spPr>
                </pic:pic>
              </a:graphicData>
            </a:graphic>
            <wp14:sizeRelH relativeFrom="page">
              <wp14:pctWidth>0</wp14:pctWidth>
            </wp14:sizeRelH>
            <wp14:sizeRelV relativeFrom="page">
              <wp14:pctHeight>0</wp14:pctHeight>
            </wp14:sizeRelV>
          </wp:anchor>
        </w:drawing>
      </w:r>
    </w:p>
    <w:p w14:paraId="2B68DA31" w14:textId="1EA82288" w:rsidR="000C2206" w:rsidRDefault="000C2206" w:rsidP="000C2206">
      <w:pPr>
        <w:pStyle w:val="Heading3"/>
      </w:pPr>
      <w:bookmarkStart w:id="9" w:name="_Toc150474625"/>
      <w:r>
        <w:t>VR Deck</w:t>
      </w:r>
      <w:bookmarkEnd w:id="9"/>
    </w:p>
    <w:p w14:paraId="73BD55FA" w14:textId="77777777" w:rsidR="007A0845" w:rsidRPr="000E1B8D" w:rsidRDefault="007A0845" w:rsidP="007A0845">
      <w:pPr>
        <w:ind w:firstLine="480"/>
      </w:pPr>
      <w:r>
        <w:t xml:space="preserve">Passengers who </w:t>
      </w:r>
      <w:r w:rsidRPr="009B5901">
        <w:rPr>
          <w:b/>
          <w:bCs/>
        </w:rPr>
        <w:t xml:space="preserve">spend less money </w:t>
      </w:r>
      <w:r>
        <w:t xml:space="preserve">are more likely to be transported while passengers who </w:t>
      </w:r>
      <w:r w:rsidRPr="009B5901">
        <w:rPr>
          <w:b/>
          <w:bCs/>
        </w:rPr>
        <w:t>spend more money</w:t>
      </w:r>
      <w:r>
        <w:t xml:space="preserve"> may not be able to be transported.</w:t>
      </w:r>
    </w:p>
    <w:p w14:paraId="62DE79AA" w14:textId="2EC27713" w:rsidR="000C2206" w:rsidRPr="000C2206" w:rsidRDefault="000C2206" w:rsidP="00FC371F">
      <w:pPr>
        <w:pStyle w:val="Heading4"/>
        <w:jc w:val="both"/>
      </w:pPr>
      <w:r>
        <w:t>Finding</w:t>
      </w:r>
    </w:p>
    <w:p w14:paraId="744EC839" w14:textId="78D6CAD5" w:rsidR="000C2206" w:rsidRDefault="004239EF" w:rsidP="0064510E">
      <w:pPr>
        <w:ind w:firstLine="480"/>
        <w:jc w:val="both"/>
      </w:pPr>
      <w:r>
        <w:t>T</w:t>
      </w:r>
      <w:r w:rsidR="000C2206">
        <w:t xml:space="preserve">he amount of </w:t>
      </w:r>
      <w:r w:rsidR="694CC3B2">
        <w:t>spending</w:t>
      </w:r>
      <w:r w:rsidR="000C2206">
        <w:t xml:space="preserve"> on </w:t>
      </w:r>
      <w:r w:rsidR="0128D875">
        <w:t>passengers</w:t>
      </w:r>
      <w:r w:rsidR="000C2206">
        <w:t xml:space="preserve"> has rapidly decreased with the high </w:t>
      </w:r>
      <w:r w:rsidR="004E2B24">
        <w:t>number</w:t>
      </w:r>
      <w:r w:rsidR="000C2206">
        <w:t xml:space="preserve"> of expenditures. The distribution of Room service, Spa, VR deck </w:t>
      </w:r>
      <w:r w:rsidR="004E2B24">
        <w:t>is</w:t>
      </w:r>
      <w:r w:rsidR="000C2206">
        <w:t xml:space="preserve"> different from the distribution </w:t>
      </w:r>
      <w:r w:rsidR="000C2206">
        <w:lastRenderedPageBreak/>
        <w:t xml:space="preserve">of Food court, </w:t>
      </w:r>
      <w:r w:rsidR="00BF7B3D">
        <w:t>S</w:t>
      </w:r>
      <w:r w:rsidR="000C2206">
        <w:t xml:space="preserve">hopping mall. Most transported passengers </w:t>
      </w:r>
      <w:r w:rsidR="18029205">
        <w:t>spend</w:t>
      </w:r>
      <w:r w:rsidR="000C2206">
        <w:t xml:space="preserve"> </w:t>
      </w:r>
      <w:r w:rsidR="007D20F8">
        <w:t xml:space="preserve">less </w:t>
      </w:r>
      <w:r w:rsidR="000C2206">
        <w:t>money on facilities</w:t>
      </w:r>
      <w:r w:rsidR="75932D91">
        <w:t>,</w:t>
      </w:r>
      <w:r w:rsidR="000C2206">
        <w:t xml:space="preserve"> but </w:t>
      </w:r>
      <w:r w:rsidR="67A02BD2">
        <w:t>non-</w:t>
      </w:r>
      <w:r w:rsidR="000C2206">
        <w:t xml:space="preserve">transported </w:t>
      </w:r>
      <w:r w:rsidR="65AB1A33">
        <w:t>passengers</w:t>
      </w:r>
      <w:r w:rsidR="000C2206">
        <w:t xml:space="preserve"> spend </w:t>
      </w:r>
      <w:r w:rsidR="00633003">
        <w:t xml:space="preserve">more </w:t>
      </w:r>
      <w:r w:rsidR="000C2206">
        <w:t xml:space="preserve">money on facilities. To have further analysis, it can extract the total expenditure on those facilities and classify </w:t>
      </w:r>
      <w:r w:rsidR="00184BFE">
        <w:t xml:space="preserve">whether </w:t>
      </w:r>
      <w:r w:rsidR="02581995">
        <w:t>passengers</w:t>
      </w:r>
      <w:r w:rsidR="000C2206">
        <w:t xml:space="preserve"> </w:t>
      </w:r>
      <w:r w:rsidR="00184BFE">
        <w:t xml:space="preserve">are transported or </w:t>
      </w:r>
      <w:r w:rsidR="00926465">
        <w:t xml:space="preserve">non – transported. </w:t>
      </w:r>
    </w:p>
    <w:p w14:paraId="56AEB5A7" w14:textId="422BAD43" w:rsidR="000C2206" w:rsidRDefault="00EB4762" w:rsidP="00FC371F">
      <w:pPr>
        <w:pStyle w:val="Heading2"/>
        <w:jc w:val="both"/>
      </w:pPr>
      <w:bookmarkStart w:id="10" w:name="_Toc150474626"/>
      <w:r w:rsidRPr="00EB4762">
        <w:t>Categorical Feature</w:t>
      </w:r>
      <w:bookmarkEnd w:id="10"/>
    </w:p>
    <w:tbl>
      <w:tblPr>
        <w:tblStyle w:val="TableGrid"/>
        <w:tblW w:w="0" w:type="auto"/>
        <w:tblBorders>
          <w:top w:val="single" w:sz="4" w:space="0" w:color="C7C1C7"/>
          <w:left w:val="single" w:sz="4" w:space="0" w:color="C7C1C7"/>
          <w:bottom w:val="single" w:sz="4" w:space="0" w:color="C7C1C7"/>
          <w:right w:val="single" w:sz="4" w:space="0" w:color="C7C1C7"/>
          <w:insideH w:val="none" w:sz="0" w:space="0" w:color="auto"/>
          <w:insideV w:val="none" w:sz="0" w:space="0" w:color="auto"/>
        </w:tblBorders>
        <w:tblLook w:val="04A0" w:firstRow="1" w:lastRow="0" w:firstColumn="1" w:lastColumn="0" w:noHBand="0" w:noVBand="1"/>
      </w:tblPr>
      <w:tblGrid>
        <w:gridCol w:w="9016"/>
      </w:tblGrid>
      <w:tr w:rsidR="00EB4762" w14:paraId="2BED5F53" w14:textId="77777777" w:rsidTr="00EB4762">
        <w:tc>
          <w:tcPr>
            <w:tcW w:w="9016" w:type="dxa"/>
          </w:tcPr>
          <w:p w14:paraId="7E0CC26B" w14:textId="77777777" w:rsidR="00EB4762" w:rsidRDefault="00EB4762" w:rsidP="00EB4762">
            <w:pPr>
              <w:shd w:val="clear" w:color="auto" w:fill="FFFFFF"/>
              <w:spacing w:line="270" w:lineRule="atLeast"/>
              <w:rPr>
                <w:rFonts w:ascii="Menlo" w:hAnsi="Menlo" w:cs="Menlo"/>
                <w:color w:val="000000"/>
                <w:sz w:val="18"/>
                <w:szCs w:val="18"/>
              </w:rPr>
            </w:pPr>
            <w:r>
              <w:rPr>
                <w:rFonts w:ascii="Menlo" w:hAnsi="Menlo" w:cs="Menlo"/>
                <w:color w:val="008000"/>
                <w:sz w:val="18"/>
                <w:szCs w:val="18"/>
              </w:rPr>
              <w:t># Categorical features</w:t>
            </w:r>
          </w:p>
          <w:p w14:paraId="4A8B7284" w14:textId="77777777" w:rsidR="00EB4762" w:rsidRDefault="00EB4762" w:rsidP="00EB476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cat_feats</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HomePlanet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CryoSleep</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'Destination'</w:t>
            </w:r>
            <w:r>
              <w:rPr>
                <w:rFonts w:ascii="Menlo" w:hAnsi="Menlo" w:cs="Menlo"/>
                <w:color w:val="000000"/>
                <w:sz w:val="18"/>
                <w:szCs w:val="18"/>
              </w:rPr>
              <w:t xml:space="preserve">, </w:t>
            </w:r>
            <w:r>
              <w:rPr>
                <w:rFonts w:ascii="Menlo" w:hAnsi="Menlo" w:cs="Menlo"/>
                <w:color w:val="A31515"/>
                <w:sz w:val="18"/>
                <w:szCs w:val="18"/>
              </w:rPr>
              <w:t>'VIP'</w:t>
            </w:r>
            <w:r>
              <w:rPr>
                <w:rFonts w:ascii="Menlo" w:hAnsi="Menlo" w:cs="Menlo"/>
                <w:color w:val="000000"/>
                <w:sz w:val="18"/>
                <w:szCs w:val="18"/>
              </w:rPr>
              <w:t>]</w:t>
            </w:r>
          </w:p>
          <w:p w14:paraId="62B51515" w14:textId="77777777" w:rsidR="00EB4762" w:rsidRDefault="00EB4762" w:rsidP="00EB4762">
            <w:pPr>
              <w:shd w:val="clear" w:color="auto" w:fill="FFFFFF"/>
              <w:spacing w:line="270" w:lineRule="atLeast"/>
              <w:rPr>
                <w:rFonts w:ascii="Menlo" w:hAnsi="Menlo" w:cs="Menlo"/>
                <w:color w:val="000000"/>
                <w:sz w:val="18"/>
                <w:szCs w:val="18"/>
              </w:rPr>
            </w:pPr>
          </w:p>
          <w:p w14:paraId="57F6AC61" w14:textId="77777777" w:rsidR="00EB4762" w:rsidRDefault="00EB4762" w:rsidP="00EB4762">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categorical features</w:t>
            </w:r>
          </w:p>
          <w:p w14:paraId="2D3FF8B4" w14:textId="77777777" w:rsidR="00EB4762" w:rsidRDefault="00EB4762" w:rsidP="00EB4762">
            <w:pPr>
              <w:shd w:val="clear" w:color="auto" w:fill="FFFFFF"/>
              <w:spacing w:line="270" w:lineRule="atLeast"/>
              <w:rPr>
                <w:rFonts w:ascii="Menlo" w:hAnsi="Menlo" w:cs="Menlo"/>
                <w:color w:val="000000"/>
                <w:sz w:val="18"/>
                <w:szCs w:val="18"/>
              </w:rPr>
            </w:pPr>
            <w:r>
              <w:rPr>
                <w:rFonts w:ascii="Menlo" w:hAnsi="Menlo" w:cs="Menlo"/>
                <w:color w:val="000000"/>
                <w:sz w:val="18"/>
                <w:szCs w:val="18"/>
              </w:rPr>
              <w:t>fig=</w:t>
            </w:r>
            <w:proofErr w:type="spellStart"/>
            <w:r>
              <w:rPr>
                <w:rFonts w:ascii="Menlo" w:hAnsi="Menlo" w:cs="Menlo"/>
                <w:color w:val="000000"/>
                <w:sz w:val="18"/>
                <w:szCs w:val="18"/>
              </w:rPr>
              <w:t>plt.figure</w:t>
            </w:r>
            <w:proofErr w:type="spellEnd"/>
            <w:r>
              <w:rPr>
                <w:rFonts w:ascii="Menlo" w:hAnsi="Menlo" w:cs="Menlo"/>
                <w:color w:val="000000"/>
                <w:sz w:val="18"/>
                <w:szCs w:val="18"/>
              </w:rPr>
              <w:t>(</w:t>
            </w:r>
            <w:proofErr w:type="spellStart"/>
            <w:r>
              <w:rPr>
                <w:rFonts w:ascii="Menlo" w:hAnsi="Menlo" w:cs="Menlo"/>
                <w:color w:val="001080"/>
                <w:sz w:val="18"/>
                <w:szCs w:val="18"/>
              </w:rPr>
              <w:t>figsize</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r>
              <w:rPr>
                <w:rFonts w:ascii="Menlo" w:hAnsi="Menlo" w:cs="Menlo"/>
                <w:color w:val="098658"/>
                <w:sz w:val="18"/>
                <w:szCs w:val="18"/>
              </w:rPr>
              <w:t>16</w:t>
            </w:r>
            <w:r>
              <w:rPr>
                <w:rFonts w:ascii="Menlo" w:hAnsi="Menlo" w:cs="Menlo"/>
                <w:color w:val="000000"/>
                <w:sz w:val="18"/>
                <w:szCs w:val="18"/>
              </w:rPr>
              <w:t>))</w:t>
            </w:r>
          </w:p>
          <w:p w14:paraId="0A34E7B6" w14:textId="77777777" w:rsidR="00EB4762" w:rsidRDefault="00EB4762" w:rsidP="00EB4762">
            <w:pPr>
              <w:shd w:val="clear" w:color="auto" w:fill="FFFFFF"/>
              <w:spacing w:line="270" w:lineRule="atLeast"/>
              <w:rPr>
                <w:rFonts w:ascii="Menlo" w:hAnsi="Menlo" w:cs="Menlo"/>
                <w:color w:val="000000"/>
                <w:sz w:val="18"/>
                <w:szCs w:val="18"/>
              </w:rPr>
            </w:pPr>
            <w:r>
              <w:rPr>
                <w:rFonts w:ascii="Menlo" w:hAnsi="Menlo" w:cs="Menlo"/>
                <w:color w:val="AF00DB"/>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proofErr w:type="spellStart"/>
            <w:r>
              <w:rPr>
                <w:rFonts w:ascii="Menlo" w:hAnsi="Menlo" w:cs="Menlo"/>
                <w:color w:val="000000"/>
                <w:sz w:val="18"/>
                <w:szCs w:val="18"/>
              </w:rPr>
              <w:t>var_name</w:t>
            </w:r>
            <w:proofErr w:type="spellEnd"/>
            <w:r>
              <w:rPr>
                <w:rFonts w:ascii="Menlo" w:hAnsi="Menlo" w:cs="Menlo"/>
                <w:color w:val="000000"/>
                <w:sz w:val="18"/>
                <w:szCs w:val="18"/>
              </w:rPr>
              <w:t xml:space="preserve"> </w:t>
            </w:r>
            <w:r>
              <w:rPr>
                <w:rFonts w:ascii="Menlo" w:hAnsi="Menlo" w:cs="Menlo"/>
                <w:color w:val="AF00DB"/>
                <w:sz w:val="18"/>
                <w:szCs w:val="18"/>
              </w:rPr>
              <w:t>in</w:t>
            </w:r>
            <w:r>
              <w:rPr>
                <w:rFonts w:ascii="Menlo" w:hAnsi="Menlo" w:cs="Menlo"/>
                <w:color w:val="000000"/>
                <w:sz w:val="18"/>
                <w:szCs w:val="18"/>
              </w:rPr>
              <w:t xml:space="preserve"> </w:t>
            </w:r>
            <w:r>
              <w:rPr>
                <w:rFonts w:ascii="Menlo" w:hAnsi="Menlo" w:cs="Menlo"/>
                <w:color w:val="795E26"/>
                <w:sz w:val="18"/>
                <w:szCs w:val="18"/>
              </w:rPr>
              <w:t>enumerate</w:t>
            </w:r>
            <w:r>
              <w:rPr>
                <w:rFonts w:ascii="Menlo" w:hAnsi="Menlo" w:cs="Menlo"/>
                <w:color w:val="000000"/>
                <w:sz w:val="18"/>
                <w:szCs w:val="18"/>
              </w:rPr>
              <w:t>(</w:t>
            </w:r>
            <w:proofErr w:type="spellStart"/>
            <w:r>
              <w:rPr>
                <w:rFonts w:ascii="Menlo" w:hAnsi="Menlo" w:cs="Menlo"/>
                <w:color w:val="000000"/>
                <w:sz w:val="18"/>
                <w:szCs w:val="18"/>
              </w:rPr>
              <w:t>cat_feats</w:t>
            </w:r>
            <w:proofErr w:type="spellEnd"/>
            <w:r>
              <w:rPr>
                <w:rFonts w:ascii="Menlo" w:hAnsi="Menlo" w:cs="Menlo"/>
                <w:color w:val="000000"/>
                <w:sz w:val="18"/>
                <w:szCs w:val="18"/>
              </w:rPr>
              <w:t>):</w:t>
            </w:r>
          </w:p>
          <w:p w14:paraId="2AA9EE2F" w14:textId="77777777" w:rsidR="00EB4762" w:rsidRDefault="00EB4762" w:rsidP="00EB47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ax=</w:t>
            </w:r>
            <w:proofErr w:type="spellStart"/>
            <w:r>
              <w:rPr>
                <w:rFonts w:ascii="Menlo" w:hAnsi="Menlo" w:cs="Menlo"/>
                <w:color w:val="000000"/>
                <w:sz w:val="18"/>
                <w:szCs w:val="18"/>
              </w:rPr>
              <w:t>fig.add_subplot</w:t>
            </w:r>
            <w:proofErr w:type="spellEnd"/>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,i+</w:t>
            </w:r>
            <w:r>
              <w:rPr>
                <w:rFonts w:ascii="Menlo" w:hAnsi="Menlo" w:cs="Menlo"/>
                <w:color w:val="098658"/>
                <w:sz w:val="18"/>
                <w:szCs w:val="18"/>
              </w:rPr>
              <w:t>1</w:t>
            </w:r>
            <w:r>
              <w:rPr>
                <w:rFonts w:ascii="Menlo" w:hAnsi="Menlo" w:cs="Menlo"/>
                <w:color w:val="000000"/>
                <w:sz w:val="18"/>
                <w:szCs w:val="18"/>
              </w:rPr>
              <w:t>)</w:t>
            </w:r>
          </w:p>
          <w:p w14:paraId="54235C56" w14:textId="77777777" w:rsidR="00EB4762" w:rsidRDefault="00EB4762" w:rsidP="00EB47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sns.countplot</w:t>
            </w:r>
            <w:proofErr w:type="spellEnd"/>
            <w:r>
              <w:rPr>
                <w:rFonts w:ascii="Menlo" w:hAnsi="Menlo" w:cs="Menlo"/>
                <w:color w:val="000000"/>
                <w:sz w:val="18"/>
                <w:szCs w:val="18"/>
              </w:rPr>
              <w:t>(</w:t>
            </w:r>
            <w:r>
              <w:rPr>
                <w:rFonts w:ascii="Menlo" w:hAnsi="Menlo" w:cs="Menlo"/>
                <w:color w:val="001080"/>
                <w:sz w:val="18"/>
                <w:szCs w:val="18"/>
              </w:rPr>
              <w:t>data</w:t>
            </w:r>
            <w:r>
              <w:rPr>
                <w:rFonts w:ascii="Menlo" w:hAnsi="Menlo" w:cs="Menlo"/>
                <w:color w:val="000000"/>
                <w:sz w:val="18"/>
                <w:szCs w:val="18"/>
              </w:rPr>
              <w:t xml:space="preserve">=train, </w:t>
            </w:r>
            <w:r>
              <w:rPr>
                <w:rFonts w:ascii="Menlo" w:hAnsi="Menlo" w:cs="Menlo"/>
                <w:color w:val="001080"/>
                <w:sz w:val="18"/>
                <w:szCs w:val="18"/>
              </w:rPr>
              <w:t>x</w:t>
            </w:r>
            <w:r>
              <w:rPr>
                <w:rFonts w:ascii="Menlo" w:hAnsi="Menlo" w:cs="Menlo"/>
                <w:color w:val="000000"/>
                <w:sz w:val="18"/>
                <w:szCs w:val="18"/>
              </w:rPr>
              <w:t>=</w:t>
            </w:r>
            <w:proofErr w:type="spellStart"/>
            <w:r>
              <w:rPr>
                <w:rFonts w:ascii="Menlo" w:hAnsi="Menlo" w:cs="Menlo"/>
                <w:color w:val="000000"/>
                <w:sz w:val="18"/>
                <w:szCs w:val="18"/>
              </w:rPr>
              <w:t>var_name</w:t>
            </w:r>
            <w:proofErr w:type="spellEnd"/>
            <w:r>
              <w:rPr>
                <w:rFonts w:ascii="Menlo" w:hAnsi="Menlo" w:cs="Menlo"/>
                <w:color w:val="000000"/>
                <w:sz w:val="18"/>
                <w:szCs w:val="18"/>
              </w:rPr>
              <w:t xml:space="preserve">, </w:t>
            </w:r>
            <w:r>
              <w:rPr>
                <w:rFonts w:ascii="Menlo" w:hAnsi="Menlo" w:cs="Menlo"/>
                <w:color w:val="001080"/>
                <w:sz w:val="18"/>
                <w:szCs w:val="18"/>
              </w:rPr>
              <w:t>axes</w:t>
            </w:r>
            <w:r>
              <w:rPr>
                <w:rFonts w:ascii="Menlo" w:hAnsi="Menlo" w:cs="Menlo"/>
                <w:color w:val="000000"/>
                <w:sz w:val="18"/>
                <w:szCs w:val="18"/>
              </w:rPr>
              <w:t xml:space="preserve">=ax, </w:t>
            </w:r>
            <w:r>
              <w:rPr>
                <w:rFonts w:ascii="Menlo" w:hAnsi="Menlo" w:cs="Menlo"/>
                <w:color w:val="001080"/>
                <w:sz w:val="18"/>
                <w:szCs w:val="18"/>
              </w:rPr>
              <w:t>hue</w:t>
            </w:r>
            <w:r>
              <w:rPr>
                <w:rFonts w:ascii="Menlo" w:hAnsi="Menlo" w:cs="Menlo"/>
                <w:color w:val="000000"/>
                <w:sz w:val="18"/>
                <w:szCs w:val="18"/>
              </w:rPr>
              <w:t>=</w:t>
            </w:r>
            <w:r>
              <w:rPr>
                <w:rFonts w:ascii="Menlo" w:hAnsi="Menlo" w:cs="Menlo"/>
                <w:color w:val="A31515"/>
                <w:sz w:val="18"/>
                <w:szCs w:val="18"/>
              </w:rPr>
              <w:t>'Transported'</w:t>
            </w:r>
            <w:r>
              <w:rPr>
                <w:rFonts w:ascii="Menlo" w:hAnsi="Menlo" w:cs="Menlo"/>
                <w:color w:val="000000"/>
                <w:sz w:val="18"/>
                <w:szCs w:val="18"/>
              </w:rPr>
              <w:t>)</w:t>
            </w:r>
          </w:p>
          <w:p w14:paraId="6B9A3238" w14:textId="77777777" w:rsidR="00EB4762" w:rsidRDefault="00EB4762" w:rsidP="00EB47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ax.set_title</w:t>
            </w:r>
            <w:proofErr w:type="spellEnd"/>
            <w:r>
              <w:rPr>
                <w:rFonts w:ascii="Menlo" w:hAnsi="Menlo" w:cs="Menlo"/>
                <w:color w:val="000000"/>
                <w:sz w:val="18"/>
                <w:szCs w:val="18"/>
              </w:rPr>
              <w:t>(</w:t>
            </w:r>
            <w:proofErr w:type="spellStart"/>
            <w:r>
              <w:rPr>
                <w:rFonts w:ascii="Menlo" w:hAnsi="Menlo" w:cs="Menlo"/>
                <w:color w:val="000000"/>
                <w:sz w:val="18"/>
                <w:szCs w:val="18"/>
              </w:rPr>
              <w:t>var_name</w:t>
            </w:r>
            <w:proofErr w:type="spellEnd"/>
            <w:r>
              <w:rPr>
                <w:rFonts w:ascii="Menlo" w:hAnsi="Menlo" w:cs="Menlo"/>
                <w:color w:val="000000"/>
                <w:sz w:val="18"/>
                <w:szCs w:val="18"/>
              </w:rPr>
              <w:t>)</w:t>
            </w:r>
          </w:p>
          <w:p w14:paraId="15858C87" w14:textId="77777777" w:rsidR="00EB4762" w:rsidRDefault="00EB4762" w:rsidP="00EB476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fig.tight_layout</w:t>
            </w:r>
            <w:proofErr w:type="spellEnd"/>
            <w:r>
              <w:rPr>
                <w:rFonts w:ascii="Menlo" w:hAnsi="Menlo" w:cs="Menlo"/>
                <w:color w:val="000000"/>
                <w:sz w:val="18"/>
                <w:szCs w:val="18"/>
              </w:rPr>
              <w:t xml:space="preserve">()  </w:t>
            </w:r>
            <w:r>
              <w:rPr>
                <w:rFonts w:ascii="Menlo" w:hAnsi="Menlo" w:cs="Menlo"/>
                <w:color w:val="008000"/>
                <w:sz w:val="18"/>
                <w:szCs w:val="18"/>
              </w:rPr>
              <w:t># Improves appearance a bit</w:t>
            </w:r>
          </w:p>
          <w:p w14:paraId="629FEA53" w14:textId="4F92589A" w:rsidR="00EB4762" w:rsidRPr="00EB4762" w:rsidRDefault="00EB4762" w:rsidP="00EB476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plt.show</w:t>
            </w:r>
            <w:proofErr w:type="spellEnd"/>
            <w:r>
              <w:rPr>
                <w:rFonts w:ascii="Menlo" w:hAnsi="Menlo" w:cs="Menlo"/>
                <w:color w:val="000000"/>
                <w:sz w:val="18"/>
                <w:szCs w:val="18"/>
              </w:rPr>
              <w:t>()</w:t>
            </w:r>
          </w:p>
        </w:tc>
      </w:tr>
    </w:tbl>
    <w:p w14:paraId="2921257D" w14:textId="0D1B5047" w:rsidR="00A71CEB" w:rsidRDefault="00A71CEB" w:rsidP="00FC371F">
      <w:pPr>
        <w:pStyle w:val="Heading3"/>
        <w:jc w:val="both"/>
      </w:pPr>
      <w:bookmarkStart w:id="11" w:name="_Toc150474627"/>
      <w:proofErr w:type="spellStart"/>
      <w:r>
        <w:t>HomePlanet</w:t>
      </w:r>
      <w:bookmarkEnd w:id="11"/>
      <w:proofErr w:type="spellEnd"/>
    </w:p>
    <w:p w14:paraId="006FB6E9" w14:textId="6BE35A61" w:rsidR="00946168" w:rsidRDefault="00441802" w:rsidP="008405EC">
      <w:pPr>
        <w:jc w:val="both"/>
      </w:pPr>
      <w:r w:rsidRPr="00A71CEB">
        <w:rPr>
          <w:noProof/>
        </w:rPr>
        <w:drawing>
          <wp:anchor distT="0" distB="0" distL="114300" distR="114300" simplePos="0" relativeHeight="251658247" behindDoc="1" locked="0" layoutInCell="1" allowOverlap="1" wp14:anchorId="5B7A11F4" wp14:editId="3CCA6DDB">
            <wp:simplePos x="0" y="0"/>
            <wp:positionH relativeFrom="column">
              <wp:posOffset>-70485</wp:posOffset>
            </wp:positionH>
            <wp:positionV relativeFrom="paragraph">
              <wp:posOffset>44450</wp:posOffset>
            </wp:positionV>
            <wp:extent cx="2635885" cy="1089025"/>
            <wp:effectExtent l="0" t="0" r="5715" b="3175"/>
            <wp:wrapTight wrapText="bothSides">
              <wp:wrapPolygon edited="0">
                <wp:start x="0" y="0"/>
                <wp:lineTo x="0" y="21411"/>
                <wp:lineTo x="21543" y="21411"/>
                <wp:lineTo x="21543" y="0"/>
                <wp:lineTo x="0" y="0"/>
              </wp:wrapPolygon>
            </wp:wrapTight>
            <wp:docPr id="738795580" name="Picture 738795580" descr="一張含有 文字, 圖表,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95580" name="圖片 1" descr="一張含有 文字, 圖表, 數字, 字型 的圖片&#10;&#10;自動產生的描述"/>
                    <pic:cNvPicPr/>
                  </pic:nvPicPr>
                  <pic:blipFill rotWithShape="1">
                    <a:blip r:embed="rId15" cstate="print">
                      <a:extLst>
                        <a:ext uri="{28A0092B-C50C-407E-A947-70E740481C1C}">
                          <a14:useLocalDpi xmlns:a14="http://schemas.microsoft.com/office/drawing/2010/main" val="0"/>
                        </a:ext>
                      </a:extLst>
                    </a:blip>
                    <a:srcRect r="1229"/>
                    <a:stretch/>
                  </pic:blipFill>
                  <pic:spPr bwMode="auto">
                    <a:xfrm>
                      <a:off x="0" y="0"/>
                      <a:ext cx="2635885" cy="1089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83B9E3" w14:textId="3FCE4BAB" w:rsidR="00946168" w:rsidRDefault="00A244A9" w:rsidP="008405EC">
      <w:pPr>
        <w:jc w:val="both"/>
      </w:pPr>
      <w:r w:rsidRPr="005D6C28">
        <w:rPr>
          <w:noProof/>
        </w:rPr>
        <w:drawing>
          <wp:anchor distT="0" distB="0" distL="114300" distR="114300" simplePos="0" relativeHeight="251658248" behindDoc="1" locked="0" layoutInCell="1" allowOverlap="1" wp14:anchorId="1E25DEBA" wp14:editId="4ECF7272">
            <wp:simplePos x="0" y="0"/>
            <wp:positionH relativeFrom="column">
              <wp:posOffset>2952531</wp:posOffset>
            </wp:positionH>
            <wp:positionV relativeFrom="paragraph">
              <wp:posOffset>840827</wp:posOffset>
            </wp:positionV>
            <wp:extent cx="2777490" cy="1128395"/>
            <wp:effectExtent l="0" t="0" r="3810" b="1905"/>
            <wp:wrapTight wrapText="bothSides">
              <wp:wrapPolygon edited="0">
                <wp:start x="0" y="0"/>
                <wp:lineTo x="0" y="21393"/>
                <wp:lineTo x="21531" y="21393"/>
                <wp:lineTo x="21531" y="0"/>
                <wp:lineTo x="0" y="0"/>
              </wp:wrapPolygon>
            </wp:wrapTight>
            <wp:docPr id="852081011" name="Picture 852081011"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81011" name="圖片 1" descr="一張含有 文字, 螢幕擷取畫面, 字型, 圖表 的圖片&#10;&#10;自動產生的描述"/>
                    <pic:cNvPicPr/>
                  </pic:nvPicPr>
                  <pic:blipFill rotWithShape="1">
                    <a:blip r:embed="rId16" cstate="print">
                      <a:extLst>
                        <a:ext uri="{28A0092B-C50C-407E-A947-70E740481C1C}">
                          <a14:useLocalDpi xmlns:a14="http://schemas.microsoft.com/office/drawing/2010/main" val="0"/>
                        </a:ext>
                      </a:extLst>
                    </a:blip>
                    <a:srcRect l="896"/>
                    <a:stretch/>
                  </pic:blipFill>
                  <pic:spPr bwMode="auto">
                    <a:xfrm>
                      <a:off x="0" y="0"/>
                      <a:ext cx="2777490" cy="1128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1CEB">
        <w:t>Most of passenger who lives in Earth are not transported while most of passenger who lives in Europa or Mars are more likely to transported.</w:t>
      </w:r>
    </w:p>
    <w:p w14:paraId="79DD62C7" w14:textId="25BC53AD" w:rsidR="005D6C28" w:rsidRPr="005D6C28" w:rsidRDefault="005D6C28" w:rsidP="005D6C28">
      <w:pPr>
        <w:pStyle w:val="Heading3"/>
      </w:pPr>
      <w:bookmarkStart w:id="12" w:name="_Toc150474628"/>
      <w:proofErr w:type="spellStart"/>
      <w:r>
        <w:t>Cryosleep</w:t>
      </w:r>
      <w:bookmarkEnd w:id="12"/>
      <w:proofErr w:type="spellEnd"/>
    </w:p>
    <w:p w14:paraId="42673F9D" w14:textId="7EB9DD1A" w:rsidR="005D6C28" w:rsidRDefault="005D6C28" w:rsidP="006E4636">
      <w:pPr>
        <w:jc w:val="both"/>
      </w:pPr>
      <w:r>
        <w:t xml:space="preserve">More people who have </w:t>
      </w:r>
      <w:proofErr w:type="spellStart"/>
      <w:r>
        <w:t>cryosleep</w:t>
      </w:r>
      <w:proofErr w:type="spellEnd"/>
      <w:r>
        <w:t xml:space="preserve"> are more likely to transport while less passenger who have </w:t>
      </w:r>
      <w:proofErr w:type="spellStart"/>
      <w:r>
        <w:t>cryosleep</w:t>
      </w:r>
      <w:proofErr w:type="spellEnd"/>
      <w:r>
        <w:t xml:space="preserve"> are less likely to be transported.</w:t>
      </w:r>
    </w:p>
    <w:p w14:paraId="2E3B1F56" w14:textId="426F3EE0" w:rsidR="005D6C28" w:rsidRDefault="00441802" w:rsidP="005D6C28">
      <w:pPr>
        <w:pStyle w:val="Heading3"/>
      </w:pPr>
      <w:bookmarkStart w:id="13" w:name="_Toc150474629"/>
      <w:r w:rsidRPr="00161DC1">
        <w:rPr>
          <w:noProof/>
        </w:rPr>
        <w:drawing>
          <wp:anchor distT="0" distB="0" distL="114300" distR="114300" simplePos="0" relativeHeight="251658245" behindDoc="1" locked="0" layoutInCell="1" allowOverlap="1" wp14:anchorId="066D2951" wp14:editId="1761517D">
            <wp:simplePos x="0" y="0"/>
            <wp:positionH relativeFrom="column">
              <wp:posOffset>-47735</wp:posOffset>
            </wp:positionH>
            <wp:positionV relativeFrom="paragraph">
              <wp:posOffset>277583</wp:posOffset>
            </wp:positionV>
            <wp:extent cx="3009900" cy="1212215"/>
            <wp:effectExtent l="0" t="0" r="0" b="0"/>
            <wp:wrapTight wrapText="bothSides">
              <wp:wrapPolygon edited="0">
                <wp:start x="0" y="0"/>
                <wp:lineTo x="0" y="21272"/>
                <wp:lineTo x="21509" y="21272"/>
                <wp:lineTo x="21509" y="0"/>
                <wp:lineTo x="0" y="0"/>
              </wp:wrapPolygon>
            </wp:wrapTight>
            <wp:docPr id="747312988" name="Picture 747312988"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12988" name="圖片 1" descr="一張含有 文字, 螢幕擷取畫面, 字型, 圖表 的圖片&#10;&#10;自動產生的描述"/>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9900" cy="1212215"/>
                    </a:xfrm>
                    <a:prstGeom prst="rect">
                      <a:avLst/>
                    </a:prstGeom>
                  </pic:spPr>
                </pic:pic>
              </a:graphicData>
            </a:graphic>
            <wp14:sizeRelH relativeFrom="page">
              <wp14:pctWidth>0</wp14:pctWidth>
            </wp14:sizeRelH>
            <wp14:sizeRelV relativeFrom="page">
              <wp14:pctHeight>0</wp14:pctHeight>
            </wp14:sizeRelV>
          </wp:anchor>
        </w:drawing>
      </w:r>
      <w:r w:rsidR="005D6C28">
        <w:t>Destination</w:t>
      </w:r>
      <w:bookmarkEnd w:id="13"/>
    </w:p>
    <w:p w14:paraId="36448B97" w14:textId="7355ECED" w:rsidR="00161DC1" w:rsidRDefault="005D6C28" w:rsidP="00926651">
      <w:pPr>
        <w:jc w:val="both"/>
      </w:pPr>
      <w:r>
        <w:t>Most passenger who targets TRAPPIST - 1e are likely to be transported while more passenger who target 55 Cancri</w:t>
      </w:r>
      <w:r w:rsidR="00161DC1">
        <w:t xml:space="preserve"> </w:t>
      </w:r>
      <w:r>
        <w:t>e are likely to be transported. Moreover, the transported rate of passenger who target PSO J318.522 are equally.</w:t>
      </w:r>
    </w:p>
    <w:p w14:paraId="7469A378" w14:textId="2381ED1F" w:rsidR="00161DC1" w:rsidRDefault="00926651" w:rsidP="00161DC1">
      <w:pPr>
        <w:pStyle w:val="Heading3"/>
      </w:pPr>
      <w:bookmarkStart w:id="14" w:name="_Toc150474630"/>
      <w:r w:rsidRPr="00161DC1">
        <w:rPr>
          <w:noProof/>
        </w:rPr>
        <w:lastRenderedPageBreak/>
        <w:drawing>
          <wp:anchor distT="0" distB="0" distL="114300" distR="114300" simplePos="0" relativeHeight="251658246" behindDoc="1" locked="0" layoutInCell="1" allowOverlap="1" wp14:anchorId="4A112716" wp14:editId="44106F53">
            <wp:simplePos x="0" y="0"/>
            <wp:positionH relativeFrom="column">
              <wp:posOffset>2917255</wp:posOffset>
            </wp:positionH>
            <wp:positionV relativeFrom="paragraph">
              <wp:posOffset>48895</wp:posOffset>
            </wp:positionV>
            <wp:extent cx="2834640" cy="1155065"/>
            <wp:effectExtent l="0" t="0" r="0" b="635"/>
            <wp:wrapTight wrapText="bothSides">
              <wp:wrapPolygon edited="0">
                <wp:start x="0" y="0"/>
                <wp:lineTo x="0" y="21374"/>
                <wp:lineTo x="21484" y="21374"/>
                <wp:lineTo x="21484" y="0"/>
                <wp:lineTo x="0" y="0"/>
              </wp:wrapPolygon>
            </wp:wrapTight>
            <wp:docPr id="170770124" name="Picture 170770124" descr="一張含有 文字, 螢幕擷取畫面, 繪圖,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0124" name="圖片 1" descr="一張含有 文字, 螢幕擷取畫面, 繪圖, 數字 的圖片&#10;&#10;自動產生的描述"/>
                    <pic:cNvPicPr/>
                  </pic:nvPicPr>
                  <pic:blipFill rotWithShape="1">
                    <a:blip r:embed="rId18" cstate="print">
                      <a:extLst>
                        <a:ext uri="{28A0092B-C50C-407E-A947-70E740481C1C}">
                          <a14:useLocalDpi xmlns:a14="http://schemas.microsoft.com/office/drawing/2010/main" val="0"/>
                        </a:ext>
                      </a:extLst>
                    </a:blip>
                    <a:srcRect l="896"/>
                    <a:stretch/>
                  </pic:blipFill>
                  <pic:spPr bwMode="auto">
                    <a:xfrm>
                      <a:off x="0" y="0"/>
                      <a:ext cx="2834640" cy="11550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1DC1">
        <w:t>VIP</w:t>
      </w:r>
      <w:bookmarkEnd w:id="14"/>
    </w:p>
    <w:p w14:paraId="10B46E27" w14:textId="39306264" w:rsidR="00161DC1" w:rsidRDefault="00161DC1" w:rsidP="00AD4F9C">
      <w:pPr>
        <w:jc w:val="both"/>
      </w:pPr>
      <w:r>
        <w:t>Most of passenger are not as VIP of spaceship titanic while the transport rate is equally same. It is not useful for classifying data with VIP.</w:t>
      </w:r>
    </w:p>
    <w:p w14:paraId="6F728C94" w14:textId="286D98EE" w:rsidR="000D04E7" w:rsidRDefault="000D04E7" w:rsidP="000D04E7">
      <w:pPr>
        <w:pStyle w:val="Heading4"/>
      </w:pPr>
      <w:r>
        <w:t>Finding</w:t>
      </w:r>
    </w:p>
    <w:p w14:paraId="4A336574" w14:textId="6A6315E2" w:rsidR="000D04E7" w:rsidRDefault="000D04E7" w:rsidP="00850E2D">
      <w:pPr>
        <w:ind w:firstLine="480"/>
        <w:jc w:val="both"/>
      </w:pPr>
      <w:proofErr w:type="spellStart"/>
      <w:r>
        <w:t>Cryosleep</w:t>
      </w:r>
      <w:proofErr w:type="spellEnd"/>
      <w:r>
        <w:t xml:space="preserve"> has a large contrast on the transported rate of passenger while the difference of VIP has a smaller </w:t>
      </w:r>
      <w:r w:rsidR="00B60BE6">
        <w:t>contrast,</w:t>
      </w:r>
      <w:r>
        <w:t xml:space="preserve"> the transported rate of passenger </w:t>
      </w:r>
      <w:r w:rsidR="0047437F">
        <w:t>is</w:t>
      </w:r>
      <w:r>
        <w:t xml:space="preserve"> </w:t>
      </w:r>
      <w:r w:rsidR="00D256B5">
        <w:t>like</w:t>
      </w:r>
      <w:r>
        <w:t xml:space="preserve"> each other. However, the transported rate of Destination &amp; </w:t>
      </w:r>
      <w:proofErr w:type="spellStart"/>
      <w:r>
        <w:t>Homeplanet</w:t>
      </w:r>
      <w:proofErr w:type="spellEnd"/>
      <w:r>
        <w:t xml:space="preserve"> has larger contrast. Thus, VIP is less useful for further </w:t>
      </w:r>
      <w:r w:rsidR="00B60BE6">
        <w:t>analysis,</w:t>
      </w:r>
      <w:r>
        <w:t xml:space="preserve"> and it is </w:t>
      </w:r>
      <w:r w:rsidR="00AA1538">
        <w:t>estimated</w:t>
      </w:r>
      <w:r>
        <w:t xml:space="preserve"> to delete this attribute.</w:t>
      </w:r>
    </w:p>
    <w:p w14:paraId="5DF1AB48" w14:textId="77777777" w:rsidR="00120044" w:rsidRPr="00A7578D" w:rsidRDefault="00120044" w:rsidP="00120044">
      <w:pPr>
        <w:pStyle w:val="Heading1"/>
      </w:pPr>
      <w:bookmarkStart w:id="15" w:name="_Toc150474631"/>
      <w:r w:rsidRPr="002B4D93">
        <w:t>Handle Missing Value</w:t>
      </w:r>
      <w:bookmarkEnd w:id="15"/>
    </w:p>
    <w:p w14:paraId="00604B07" w14:textId="015DE43B" w:rsidR="00B60BE6" w:rsidRDefault="00B60BE6" w:rsidP="00A545E8">
      <w:pPr>
        <w:ind w:firstLine="480"/>
      </w:pPr>
      <w:r>
        <w:t xml:space="preserve">Name, Cabin, </w:t>
      </w:r>
      <w:proofErr w:type="spellStart"/>
      <w:r>
        <w:t>PassengerId</w:t>
      </w:r>
      <w:proofErr w:type="spellEnd"/>
      <w:r>
        <w:t xml:space="preserve"> has drop</w:t>
      </w:r>
      <w:r w:rsidR="002D1761">
        <w:t>ped</w:t>
      </w:r>
      <w:r>
        <w:t xml:space="preserve"> before handling missing data because they are </w:t>
      </w:r>
      <w:r w:rsidR="005151B9">
        <w:t>n</w:t>
      </w:r>
      <w:r>
        <w:t xml:space="preserve">either categorical data </w:t>
      </w:r>
      <w:r w:rsidR="005151B9">
        <w:t>n</w:t>
      </w:r>
      <w:r>
        <w:t>or numerical data.</w:t>
      </w:r>
    </w:p>
    <w:tbl>
      <w:tblPr>
        <w:tblStyle w:val="TableGrid"/>
        <w:tblW w:w="0" w:type="auto"/>
        <w:tblBorders>
          <w:top w:val="single" w:sz="4" w:space="0" w:color="C7C1C7"/>
          <w:left w:val="single" w:sz="4" w:space="0" w:color="C7C1C7"/>
          <w:bottom w:val="single" w:sz="4" w:space="0" w:color="C7C1C7"/>
          <w:right w:val="single" w:sz="4" w:space="0" w:color="C7C1C7"/>
          <w:insideH w:val="none" w:sz="0" w:space="0" w:color="auto"/>
          <w:insideV w:val="none" w:sz="0" w:space="0" w:color="auto"/>
        </w:tblBorders>
        <w:tblLook w:val="04A0" w:firstRow="1" w:lastRow="0" w:firstColumn="1" w:lastColumn="0" w:noHBand="0" w:noVBand="1"/>
      </w:tblPr>
      <w:tblGrid>
        <w:gridCol w:w="9016"/>
      </w:tblGrid>
      <w:tr w:rsidR="00B60BE6" w14:paraId="6B9EE019" w14:textId="77777777" w:rsidTr="00873BC9">
        <w:tc>
          <w:tcPr>
            <w:tcW w:w="9016" w:type="dxa"/>
          </w:tcPr>
          <w:p w14:paraId="3293B936" w14:textId="77777777" w:rsidR="00B60BE6" w:rsidRDefault="00B60BE6" w:rsidP="00B60BE6">
            <w:pPr>
              <w:shd w:val="clear" w:color="auto" w:fill="FFFFFF"/>
              <w:spacing w:line="270" w:lineRule="atLeast"/>
              <w:rPr>
                <w:rFonts w:ascii="Menlo" w:hAnsi="Menlo" w:cs="Menlo"/>
                <w:color w:val="000000"/>
                <w:sz w:val="18"/>
                <w:szCs w:val="18"/>
              </w:rPr>
            </w:pPr>
            <w:r>
              <w:rPr>
                <w:rFonts w:ascii="Menlo" w:hAnsi="Menlo" w:cs="Menlo"/>
                <w:color w:val="008000"/>
                <w:sz w:val="18"/>
                <w:szCs w:val="18"/>
              </w:rPr>
              <w:t># Columns with missing values</w:t>
            </w:r>
          </w:p>
          <w:p w14:paraId="68352794" w14:textId="77777777" w:rsidR="00B60BE6" w:rsidRDefault="00B60BE6" w:rsidP="00B60BE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na_cols</w:t>
            </w:r>
            <w:proofErr w:type="spellEnd"/>
            <w:r>
              <w:rPr>
                <w:rFonts w:ascii="Menlo" w:hAnsi="Menlo" w:cs="Menlo"/>
                <w:color w:val="000000"/>
                <w:sz w:val="18"/>
                <w:szCs w:val="18"/>
              </w:rPr>
              <w:t>=</w:t>
            </w:r>
            <w:proofErr w:type="spellStart"/>
            <w:r>
              <w:rPr>
                <w:rFonts w:ascii="Menlo" w:hAnsi="Menlo" w:cs="Menlo"/>
                <w:color w:val="000000"/>
                <w:sz w:val="18"/>
                <w:szCs w:val="18"/>
              </w:rPr>
              <w:t>data.columns</w:t>
            </w:r>
            <w:proofErr w:type="spellEnd"/>
            <w:r>
              <w:rPr>
                <w:rFonts w:ascii="Menlo" w:hAnsi="Menlo" w:cs="Menlo"/>
                <w:color w:val="000000"/>
                <w:sz w:val="18"/>
                <w:szCs w:val="18"/>
              </w:rPr>
              <w:t>[</w:t>
            </w:r>
            <w:proofErr w:type="spellStart"/>
            <w:r>
              <w:rPr>
                <w:rFonts w:ascii="Menlo" w:hAnsi="Menlo" w:cs="Menlo"/>
                <w:color w:val="000000"/>
                <w:sz w:val="18"/>
                <w:szCs w:val="18"/>
              </w:rPr>
              <w:t>data.isna</w:t>
            </w:r>
            <w:proofErr w:type="spellEnd"/>
            <w:r>
              <w:rPr>
                <w:rFonts w:ascii="Menlo" w:hAnsi="Menlo" w:cs="Menlo"/>
                <w:color w:val="000000"/>
                <w:sz w:val="18"/>
                <w:szCs w:val="18"/>
              </w:rPr>
              <w:t>().any()].</w:t>
            </w:r>
            <w:proofErr w:type="spellStart"/>
            <w:r>
              <w:rPr>
                <w:rFonts w:ascii="Menlo" w:hAnsi="Menlo" w:cs="Menlo"/>
                <w:color w:val="000000"/>
                <w:sz w:val="18"/>
                <w:szCs w:val="18"/>
              </w:rPr>
              <w:t>tolist</w:t>
            </w:r>
            <w:proofErr w:type="spellEnd"/>
            <w:r>
              <w:rPr>
                <w:rFonts w:ascii="Menlo" w:hAnsi="Menlo" w:cs="Menlo"/>
                <w:color w:val="000000"/>
                <w:sz w:val="18"/>
                <w:szCs w:val="18"/>
              </w:rPr>
              <w:t>()</w:t>
            </w:r>
          </w:p>
          <w:p w14:paraId="5A3C463C" w14:textId="77777777" w:rsidR="00B60BE6" w:rsidRDefault="00B60BE6" w:rsidP="00B60BE6">
            <w:pPr>
              <w:shd w:val="clear" w:color="auto" w:fill="FFFFFF"/>
              <w:spacing w:line="270" w:lineRule="atLeast"/>
              <w:rPr>
                <w:rFonts w:ascii="Menlo" w:hAnsi="Menlo" w:cs="Menlo"/>
                <w:color w:val="000000"/>
                <w:sz w:val="18"/>
                <w:szCs w:val="18"/>
              </w:rPr>
            </w:pPr>
          </w:p>
          <w:p w14:paraId="555F5419" w14:textId="77777777" w:rsidR="00B60BE6" w:rsidRDefault="00B60BE6" w:rsidP="00B60BE6">
            <w:pPr>
              <w:shd w:val="clear" w:color="auto" w:fill="FFFFFF"/>
              <w:spacing w:line="270" w:lineRule="atLeast"/>
              <w:rPr>
                <w:rFonts w:ascii="Menlo" w:hAnsi="Menlo" w:cs="Menlo"/>
                <w:color w:val="000000"/>
                <w:sz w:val="18"/>
                <w:szCs w:val="18"/>
              </w:rPr>
            </w:pPr>
            <w:r>
              <w:rPr>
                <w:rFonts w:ascii="Menlo" w:hAnsi="Menlo" w:cs="Menlo"/>
                <w:color w:val="008000"/>
                <w:sz w:val="18"/>
                <w:szCs w:val="18"/>
              </w:rPr>
              <w:t># Missing values summary</w:t>
            </w:r>
          </w:p>
          <w:p w14:paraId="452A16ED" w14:textId="77777777" w:rsidR="00B60BE6" w:rsidRDefault="00B60BE6" w:rsidP="00B60BE6">
            <w:pPr>
              <w:shd w:val="clear" w:color="auto" w:fill="FFFFFF"/>
              <w:spacing w:line="270" w:lineRule="atLeast"/>
              <w:rPr>
                <w:rFonts w:ascii="Menlo" w:hAnsi="Menlo" w:cs="Menlo"/>
                <w:color w:val="000000"/>
                <w:sz w:val="18"/>
                <w:szCs w:val="18"/>
              </w:rPr>
            </w:pPr>
            <w:r>
              <w:rPr>
                <w:rFonts w:ascii="Menlo" w:hAnsi="Menlo" w:cs="Menlo"/>
                <w:color w:val="000000"/>
                <w:sz w:val="18"/>
                <w:szCs w:val="18"/>
              </w:rPr>
              <w:t>mv=</w:t>
            </w:r>
            <w:proofErr w:type="spellStart"/>
            <w:r>
              <w:rPr>
                <w:rFonts w:ascii="Menlo" w:hAnsi="Menlo" w:cs="Menlo"/>
                <w:color w:val="000000"/>
                <w:sz w:val="18"/>
                <w:szCs w:val="18"/>
              </w:rPr>
              <w:t>pd.DataFrame</w:t>
            </w:r>
            <w:proofErr w:type="spellEnd"/>
            <w:r>
              <w:rPr>
                <w:rFonts w:ascii="Menlo" w:hAnsi="Menlo" w:cs="Menlo"/>
                <w:color w:val="000000"/>
                <w:sz w:val="18"/>
                <w:szCs w:val="18"/>
              </w:rPr>
              <w:t>(data[</w:t>
            </w:r>
            <w:proofErr w:type="spellStart"/>
            <w:r>
              <w:rPr>
                <w:rFonts w:ascii="Menlo" w:hAnsi="Menlo" w:cs="Menlo"/>
                <w:color w:val="000000"/>
                <w:sz w:val="18"/>
                <w:szCs w:val="18"/>
              </w:rPr>
              <w:t>na_cols</w:t>
            </w:r>
            <w:proofErr w:type="spellEnd"/>
            <w:r>
              <w:rPr>
                <w:rFonts w:ascii="Menlo" w:hAnsi="Menlo" w:cs="Menlo"/>
                <w:color w:val="000000"/>
                <w:sz w:val="18"/>
                <w:szCs w:val="18"/>
              </w:rPr>
              <w:t>].</w:t>
            </w:r>
            <w:proofErr w:type="spellStart"/>
            <w:r>
              <w:rPr>
                <w:rFonts w:ascii="Menlo" w:hAnsi="Menlo" w:cs="Menlo"/>
                <w:color w:val="000000"/>
                <w:sz w:val="18"/>
                <w:szCs w:val="18"/>
              </w:rPr>
              <w:t>isna</w:t>
            </w:r>
            <w:proofErr w:type="spellEnd"/>
            <w:r>
              <w:rPr>
                <w:rFonts w:ascii="Menlo" w:hAnsi="Menlo" w:cs="Menlo"/>
                <w:color w:val="000000"/>
                <w:sz w:val="18"/>
                <w:szCs w:val="18"/>
              </w:rPr>
              <w:t xml:space="preserve">().sum(), </w:t>
            </w:r>
            <w:r>
              <w:rPr>
                <w:rFonts w:ascii="Menlo" w:hAnsi="Menlo" w:cs="Menlo"/>
                <w:color w:val="001080"/>
                <w:sz w:val="18"/>
                <w:szCs w:val="18"/>
              </w:rPr>
              <w:t>columns</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Number_missing</w:t>
            </w:r>
            <w:proofErr w:type="spellEnd"/>
            <w:r>
              <w:rPr>
                <w:rFonts w:ascii="Menlo" w:hAnsi="Menlo" w:cs="Menlo"/>
                <w:color w:val="A31515"/>
                <w:sz w:val="18"/>
                <w:szCs w:val="18"/>
              </w:rPr>
              <w:t>'</w:t>
            </w:r>
            <w:r>
              <w:rPr>
                <w:rFonts w:ascii="Menlo" w:hAnsi="Menlo" w:cs="Menlo"/>
                <w:color w:val="000000"/>
                <w:sz w:val="18"/>
                <w:szCs w:val="18"/>
              </w:rPr>
              <w:t>])</w:t>
            </w:r>
          </w:p>
          <w:p w14:paraId="7ABE65C0" w14:textId="77777777" w:rsidR="00B60BE6" w:rsidRDefault="00B60BE6" w:rsidP="00B60BE6">
            <w:pPr>
              <w:shd w:val="clear" w:color="auto" w:fill="FFFFFF"/>
              <w:spacing w:line="270" w:lineRule="atLeast"/>
              <w:rPr>
                <w:rFonts w:ascii="Menlo" w:hAnsi="Menlo" w:cs="Menlo"/>
                <w:color w:val="000000"/>
                <w:sz w:val="18"/>
                <w:szCs w:val="18"/>
              </w:rPr>
            </w:pPr>
            <w:r>
              <w:rPr>
                <w:rFonts w:ascii="Menlo" w:hAnsi="Menlo" w:cs="Menlo"/>
                <w:color w:val="000000"/>
                <w:sz w:val="18"/>
                <w:szCs w:val="18"/>
              </w:rPr>
              <w:t>mv[</w:t>
            </w:r>
            <w:r>
              <w:rPr>
                <w:rFonts w:ascii="Menlo" w:hAnsi="Menlo" w:cs="Menlo"/>
                <w:color w:val="A31515"/>
                <w:sz w:val="18"/>
                <w:szCs w:val="18"/>
              </w:rPr>
              <w:t>'Percentage_missing'</w:t>
            </w:r>
            <w:r>
              <w:rPr>
                <w:rFonts w:ascii="Menlo" w:hAnsi="Menlo" w:cs="Menlo"/>
                <w:color w:val="000000"/>
                <w:sz w:val="18"/>
                <w:szCs w:val="18"/>
              </w:rPr>
              <w:t>]=np.round(</w:t>
            </w:r>
            <w:r>
              <w:rPr>
                <w:rFonts w:ascii="Menlo" w:hAnsi="Menlo" w:cs="Menlo"/>
                <w:color w:val="098658"/>
                <w:sz w:val="18"/>
                <w:szCs w:val="18"/>
              </w:rPr>
              <w:t>100</w:t>
            </w:r>
            <w:r>
              <w:rPr>
                <w:rFonts w:ascii="Menlo" w:hAnsi="Menlo" w:cs="Menlo"/>
                <w:color w:val="000000"/>
                <w:sz w:val="18"/>
                <w:szCs w:val="18"/>
              </w:rPr>
              <w:t>*mv[</w:t>
            </w:r>
            <w:r>
              <w:rPr>
                <w:rFonts w:ascii="Menlo" w:hAnsi="Menlo" w:cs="Menlo"/>
                <w:color w:val="A31515"/>
                <w:sz w:val="18"/>
                <w:szCs w:val="18"/>
              </w:rPr>
              <w:t>'Number_missing'</w:t>
            </w:r>
            <w:r>
              <w:rPr>
                <w:rFonts w:ascii="Menlo" w:hAnsi="Menlo" w:cs="Menlo"/>
                <w:color w:val="000000"/>
                <w:sz w:val="18"/>
                <w:szCs w:val="18"/>
              </w:rPr>
              <w:t>]/</w:t>
            </w:r>
            <w:r>
              <w:rPr>
                <w:rFonts w:ascii="Menlo" w:hAnsi="Menlo" w:cs="Menlo"/>
                <w:color w:val="795E26"/>
                <w:sz w:val="18"/>
                <w:szCs w:val="18"/>
              </w:rPr>
              <w:t>len</w:t>
            </w:r>
            <w:r>
              <w:rPr>
                <w:rFonts w:ascii="Menlo" w:hAnsi="Menlo" w:cs="Menlo"/>
                <w:color w:val="000000"/>
                <w:sz w:val="18"/>
                <w:szCs w:val="18"/>
              </w:rPr>
              <w:t>(data),</w:t>
            </w:r>
            <w:r>
              <w:rPr>
                <w:rFonts w:ascii="Menlo" w:hAnsi="Menlo" w:cs="Menlo"/>
                <w:color w:val="098658"/>
                <w:sz w:val="18"/>
                <w:szCs w:val="18"/>
              </w:rPr>
              <w:t>2</w:t>
            </w:r>
            <w:r>
              <w:rPr>
                <w:rFonts w:ascii="Menlo" w:hAnsi="Menlo" w:cs="Menlo"/>
                <w:color w:val="000000"/>
                <w:sz w:val="18"/>
                <w:szCs w:val="18"/>
              </w:rPr>
              <w:t>)</w:t>
            </w:r>
          </w:p>
          <w:p w14:paraId="1C2FAA24" w14:textId="273AF47F" w:rsidR="00B60BE6" w:rsidRPr="00B60BE6" w:rsidRDefault="00B60BE6" w:rsidP="00B60BE6">
            <w:pPr>
              <w:shd w:val="clear" w:color="auto" w:fill="FFFFFF"/>
              <w:spacing w:line="270" w:lineRule="atLeast"/>
              <w:rPr>
                <w:rFonts w:ascii="Menlo" w:hAnsi="Menlo" w:cs="Menlo"/>
                <w:color w:val="000000"/>
                <w:sz w:val="18"/>
                <w:szCs w:val="18"/>
              </w:rPr>
            </w:pPr>
            <w:r>
              <w:rPr>
                <w:rFonts w:ascii="Menlo" w:hAnsi="Menlo" w:cs="Menlo"/>
                <w:color w:val="000000"/>
                <w:sz w:val="18"/>
                <w:szCs w:val="18"/>
              </w:rPr>
              <w:t>mv</w:t>
            </w:r>
          </w:p>
        </w:tc>
      </w:tr>
    </w:tbl>
    <w:p w14:paraId="1EE62370" w14:textId="3744F70D" w:rsidR="00B60BE6" w:rsidRDefault="00B60BE6" w:rsidP="00B60BE6"/>
    <w:tbl>
      <w:tblPr>
        <w:tblStyle w:val="TableGrid"/>
        <w:tblW w:w="0" w:type="auto"/>
        <w:tblBorders>
          <w:top w:val="single" w:sz="4" w:space="0" w:color="C7C1C7"/>
          <w:left w:val="single" w:sz="4" w:space="0" w:color="C7C1C7"/>
          <w:bottom w:val="single" w:sz="4" w:space="0" w:color="C7C1C7"/>
          <w:right w:val="single" w:sz="4" w:space="0" w:color="C7C1C7"/>
          <w:insideH w:val="none" w:sz="0" w:space="0" w:color="auto"/>
          <w:insideV w:val="none" w:sz="0" w:space="0" w:color="auto"/>
        </w:tblBorders>
        <w:tblLook w:val="04A0" w:firstRow="1" w:lastRow="0" w:firstColumn="1" w:lastColumn="0" w:noHBand="0" w:noVBand="1"/>
      </w:tblPr>
      <w:tblGrid>
        <w:gridCol w:w="9016"/>
      </w:tblGrid>
      <w:tr w:rsidR="00B60BE6" w14:paraId="08C32028" w14:textId="77777777" w:rsidTr="00873BC9">
        <w:tc>
          <w:tcPr>
            <w:tcW w:w="9016" w:type="dxa"/>
          </w:tcPr>
          <w:p w14:paraId="24C7B3EA" w14:textId="7A3013B8" w:rsidR="00B60BE6" w:rsidRDefault="00B60BE6" w:rsidP="00B60BE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categorical_cols</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HomePlanet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CryoSleep</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Destination'</w:t>
            </w:r>
            <w:r>
              <w:rPr>
                <w:rFonts w:ascii="Menlo" w:hAnsi="Menlo" w:cs="Menlo"/>
                <w:color w:val="000000"/>
                <w:sz w:val="18"/>
                <w:szCs w:val="18"/>
              </w:rPr>
              <w:t>,</w:t>
            </w:r>
            <w:r>
              <w:rPr>
                <w:rFonts w:ascii="Menlo" w:hAnsi="Menlo" w:cs="Menlo"/>
                <w:color w:val="A31515"/>
                <w:sz w:val="18"/>
                <w:szCs w:val="18"/>
              </w:rPr>
              <w:t>'VIP'</w:t>
            </w:r>
            <w:r>
              <w:rPr>
                <w:rFonts w:ascii="Menlo" w:hAnsi="Menlo" w:cs="Menlo"/>
                <w:color w:val="000000"/>
                <w:sz w:val="18"/>
                <w:szCs w:val="18"/>
              </w:rPr>
              <w:t>,</w:t>
            </w:r>
            <w:r>
              <w:rPr>
                <w:rFonts w:ascii="Menlo" w:hAnsi="Menlo" w:cs="Menlo"/>
                <w:color w:val="A31515"/>
                <w:sz w:val="18"/>
                <w:szCs w:val="18"/>
              </w:rPr>
              <w:t>'Cabin</w:t>
            </w:r>
            <w:proofErr w:type="spellEnd"/>
            <w:r>
              <w:rPr>
                <w:rFonts w:ascii="Menlo" w:hAnsi="Menlo" w:cs="Menlo"/>
                <w:color w:val="A31515"/>
                <w:sz w:val="18"/>
                <w:szCs w:val="18"/>
              </w:rPr>
              <w:t>'</w:t>
            </w:r>
            <w:r>
              <w:rPr>
                <w:rFonts w:ascii="Menlo" w:hAnsi="Menlo" w:cs="Menlo"/>
                <w:color w:val="000000"/>
                <w:sz w:val="18"/>
                <w:szCs w:val="18"/>
              </w:rPr>
              <w:t>]</w:t>
            </w:r>
          </w:p>
          <w:p w14:paraId="1C4DDD18" w14:textId="77777777" w:rsidR="00B60BE6" w:rsidRDefault="00B60BE6" w:rsidP="00B60BE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numerical_cols</w:t>
            </w:r>
            <w:proofErr w:type="spellEnd"/>
            <w:r>
              <w:rPr>
                <w:rFonts w:ascii="Menlo" w:hAnsi="Menlo" w:cs="Menlo"/>
                <w:color w:val="000000"/>
                <w:sz w:val="18"/>
                <w:szCs w:val="18"/>
              </w:rPr>
              <w:t>=[</w:t>
            </w:r>
            <w:r>
              <w:rPr>
                <w:rFonts w:ascii="Menlo" w:hAnsi="Menlo" w:cs="Menlo"/>
                <w:color w:val="A31515"/>
                <w:sz w:val="18"/>
                <w:szCs w:val="18"/>
              </w:rPr>
              <w:t>'Age'</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RoomService</w:t>
            </w:r>
            <w:proofErr w:type="spellEnd"/>
            <w:r>
              <w:rPr>
                <w:rFonts w:ascii="Menlo" w:hAnsi="Menlo" w:cs="Menlo"/>
                <w:color w:val="A31515"/>
                <w:sz w:val="18"/>
                <w:szCs w:val="18"/>
              </w:rPr>
              <w:t>'</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FoodCourt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ShoppingMall</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'Spa'</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VRDeck</w:t>
            </w:r>
            <w:proofErr w:type="spellEnd"/>
            <w:r>
              <w:rPr>
                <w:rFonts w:ascii="Menlo" w:hAnsi="Menlo" w:cs="Menlo"/>
                <w:color w:val="A31515"/>
                <w:sz w:val="18"/>
                <w:szCs w:val="18"/>
              </w:rPr>
              <w:t>'</w:t>
            </w:r>
            <w:r>
              <w:rPr>
                <w:rFonts w:ascii="Menlo" w:hAnsi="Menlo" w:cs="Menlo"/>
                <w:color w:val="000000"/>
                <w:sz w:val="18"/>
                <w:szCs w:val="18"/>
              </w:rPr>
              <w:t>]</w:t>
            </w:r>
          </w:p>
          <w:p w14:paraId="7227A753" w14:textId="77777777" w:rsidR="00B60BE6" w:rsidRDefault="00B60BE6" w:rsidP="00B60BE6">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fill </w:t>
            </w:r>
            <w:proofErr w:type="spellStart"/>
            <w:r>
              <w:rPr>
                <w:rFonts w:ascii="Menlo" w:hAnsi="Menlo" w:cs="Menlo"/>
                <w:color w:val="008000"/>
                <w:sz w:val="18"/>
                <w:szCs w:val="18"/>
              </w:rPr>
              <w:t>missng</w:t>
            </w:r>
            <w:proofErr w:type="spellEnd"/>
            <w:r>
              <w:rPr>
                <w:rFonts w:ascii="Menlo" w:hAnsi="Menlo" w:cs="Menlo"/>
                <w:color w:val="008000"/>
                <w:sz w:val="18"/>
                <w:szCs w:val="18"/>
              </w:rPr>
              <w:t xml:space="preserve"> data</w:t>
            </w:r>
          </w:p>
          <w:p w14:paraId="38ECB4AC" w14:textId="69286E63" w:rsidR="00B60BE6" w:rsidRDefault="00B60BE6" w:rsidP="00B60BE6">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795E26"/>
                <w:sz w:val="18"/>
                <w:szCs w:val="18"/>
              </w:rPr>
              <w:t>fill_missing</w:t>
            </w:r>
            <w:proofErr w:type="spellEnd"/>
            <w:r>
              <w:rPr>
                <w:rFonts w:ascii="Menlo" w:hAnsi="Menlo" w:cs="Menlo"/>
                <w:color w:val="000000"/>
                <w:sz w:val="18"/>
                <w:szCs w:val="18"/>
              </w:rPr>
              <w:t>(</w:t>
            </w:r>
            <w:proofErr w:type="spellStart"/>
            <w:r>
              <w:rPr>
                <w:rFonts w:ascii="Menlo" w:hAnsi="Menlo" w:cs="Menlo"/>
                <w:color w:val="001080"/>
                <w:sz w:val="18"/>
                <w:szCs w:val="18"/>
              </w:rPr>
              <w:t>df</w:t>
            </w:r>
            <w:proofErr w:type="spellEnd"/>
            <w:r>
              <w:rPr>
                <w:rFonts w:ascii="Menlo" w:hAnsi="Menlo" w:cs="Menlo"/>
                <w:color w:val="000000"/>
                <w:sz w:val="18"/>
                <w:szCs w:val="18"/>
              </w:rPr>
              <w:t>):</w:t>
            </w:r>
          </w:p>
          <w:p w14:paraId="6BDC06B8" w14:textId="77777777" w:rsidR="00B60BE6" w:rsidRDefault="00B60BE6" w:rsidP="00B60BE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for</w:t>
            </w:r>
            <w:r>
              <w:rPr>
                <w:rFonts w:ascii="Menlo" w:hAnsi="Menlo" w:cs="Menlo"/>
                <w:color w:val="000000"/>
                <w:sz w:val="18"/>
                <w:szCs w:val="18"/>
              </w:rPr>
              <w:t xml:space="preserve"> ft </w:t>
            </w:r>
            <w:r>
              <w:rPr>
                <w:rFonts w:ascii="Menlo" w:hAnsi="Menlo" w:cs="Menlo"/>
                <w:color w:val="AF00DB"/>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categorical_cols</w:t>
            </w:r>
            <w:proofErr w:type="spellEnd"/>
            <w:r>
              <w:rPr>
                <w:rFonts w:ascii="Menlo" w:hAnsi="Menlo" w:cs="Menlo"/>
                <w:color w:val="000000"/>
                <w:sz w:val="18"/>
                <w:szCs w:val="18"/>
              </w:rPr>
              <w:t>:</w:t>
            </w:r>
          </w:p>
          <w:p w14:paraId="167F758C" w14:textId="4917E347" w:rsidR="00B60BE6" w:rsidRPr="00B60BE6" w:rsidRDefault="00B60BE6" w:rsidP="00B60BE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[ft].</w:t>
            </w:r>
            <w:proofErr w:type="spellStart"/>
            <w:r>
              <w:rPr>
                <w:rFonts w:ascii="Menlo" w:hAnsi="Menlo" w:cs="Menlo"/>
                <w:color w:val="000000"/>
                <w:sz w:val="18"/>
                <w:szCs w:val="18"/>
              </w:rPr>
              <w:t>fillna</w:t>
            </w:r>
            <w:proofErr w:type="spell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[ft].mode()[</w:t>
            </w:r>
            <w:r>
              <w:rPr>
                <w:rFonts w:ascii="Menlo" w:hAnsi="Menlo" w:cs="Menlo"/>
                <w:color w:val="098658"/>
                <w:sz w:val="18"/>
                <w:szCs w:val="18"/>
              </w:rPr>
              <w:t>0</w:t>
            </w:r>
            <w:r>
              <w:rPr>
                <w:rFonts w:ascii="Menlo" w:hAnsi="Menlo" w:cs="Menlo"/>
                <w:color w:val="000000"/>
                <w:sz w:val="18"/>
                <w:szCs w:val="18"/>
              </w:rPr>
              <w:t>],</w:t>
            </w:r>
            <w:proofErr w:type="spellStart"/>
            <w:r>
              <w:rPr>
                <w:rFonts w:ascii="Menlo" w:hAnsi="Menlo" w:cs="Menlo"/>
                <w:color w:val="001080"/>
                <w:sz w:val="18"/>
                <w:szCs w:val="18"/>
              </w:rPr>
              <w:t>inplace</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32CD2FC9" w14:textId="77777777" w:rsidR="00B60BE6" w:rsidRDefault="00B60BE6" w:rsidP="00B60BE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for</w:t>
            </w:r>
            <w:r>
              <w:rPr>
                <w:rFonts w:ascii="Menlo" w:hAnsi="Menlo" w:cs="Menlo"/>
                <w:color w:val="000000"/>
                <w:sz w:val="18"/>
                <w:szCs w:val="18"/>
              </w:rPr>
              <w:t xml:space="preserve"> ft </w:t>
            </w:r>
            <w:r>
              <w:rPr>
                <w:rFonts w:ascii="Menlo" w:hAnsi="Menlo" w:cs="Menlo"/>
                <w:color w:val="AF00DB"/>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numerical_cols</w:t>
            </w:r>
            <w:proofErr w:type="spellEnd"/>
            <w:r>
              <w:rPr>
                <w:rFonts w:ascii="Menlo" w:hAnsi="Menlo" w:cs="Menlo"/>
                <w:color w:val="000000"/>
                <w:sz w:val="18"/>
                <w:szCs w:val="18"/>
              </w:rPr>
              <w:t>:</w:t>
            </w:r>
          </w:p>
          <w:p w14:paraId="49B1B0BE" w14:textId="74974B77" w:rsidR="00B60BE6" w:rsidRDefault="00B60BE6" w:rsidP="00B60BE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[ft].</w:t>
            </w:r>
            <w:proofErr w:type="spellStart"/>
            <w:r>
              <w:rPr>
                <w:rFonts w:ascii="Menlo" w:hAnsi="Menlo" w:cs="Menlo"/>
                <w:color w:val="000000"/>
                <w:sz w:val="18"/>
                <w:szCs w:val="18"/>
              </w:rPr>
              <w:t>fillna</w:t>
            </w:r>
            <w:proofErr w:type="spell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[ft].median(),</w:t>
            </w:r>
            <w:proofErr w:type="spellStart"/>
            <w:r>
              <w:rPr>
                <w:rFonts w:ascii="Menlo" w:hAnsi="Menlo" w:cs="Menlo"/>
                <w:color w:val="001080"/>
                <w:sz w:val="18"/>
                <w:szCs w:val="18"/>
              </w:rPr>
              <w:t>inplace</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75689A1F" w14:textId="552314E0" w:rsidR="00B60BE6" w:rsidRDefault="00B60BE6" w:rsidP="00B60BE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p>
          <w:p w14:paraId="48ED810F" w14:textId="77777777" w:rsidR="00B60BE6" w:rsidRDefault="00B60BE6" w:rsidP="00B60BE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fill_missing</w:t>
            </w:r>
            <w:proofErr w:type="spellEnd"/>
            <w:r>
              <w:rPr>
                <w:rFonts w:ascii="Menlo" w:hAnsi="Menlo" w:cs="Menlo"/>
                <w:color w:val="000000"/>
                <w:sz w:val="18"/>
                <w:szCs w:val="18"/>
              </w:rPr>
              <w:t>(data)</w:t>
            </w:r>
          </w:p>
          <w:p w14:paraId="2F6675D4" w14:textId="0466D1AD" w:rsidR="00B60BE6" w:rsidRPr="00873BC9" w:rsidRDefault="00B60BE6" w:rsidP="00873BC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data.isna</w:t>
            </w:r>
            <w:proofErr w:type="spellEnd"/>
            <w:r>
              <w:rPr>
                <w:rFonts w:ascii="Menlo" w:hAnsi="Menlo" w:cs="Menlo"/>
                <w:color w:val="000000"/>
                <w:sz w:val="18"/>
                <w:szCs w:val="18"/>
              </w:rPr>
              <w:t>().any()</w:t>
            </w:r>
          </w:p>
        </w:tc>
      </w:tr>
    </w:tbl>
    <w:p w14:paraId="593930D0" w14:textId="4983409A" w:rsidR="00873BC9" w:rsidRPr="00873BC9" w:rsidRDefault="00946CEC" w:rsidP="00FC371F">
      <w:pPr>
        <w:pStyle w:val="Heading4"/>
        <w:jc w:val="both"/>
      </w:pPr>
      <w:r w:rsidRPr="00946CEC">
        <w:rPr>
          <w:noProof/>
        </w:rPr>
        <w:lastRenderedPageBreak/>
        <w:drawing>
          <wp:anchor distT="0" distB="0" distL="114300" distR="114300" simplePos="0" relativeHeight="251658260" behindDoc="0" locked="0" layoutInCell="1" allowOverlap="1" wp14:anchorId="2B7A0EF3" wp14:editId="4B5233B4">
            <wp:simplePos x="0" y="0"/>
            <wp:positionH relativeFrom="column">
              <wp:posOffset>3558540</wp:posOffset>
            </wp:positionH>
            <wp:positionV relativeFrom="paragraph">
              <wp:posOffset>36195</wp:posOffset>
            </wp:positionV>
            <wp:extent cx="2110740" cy="1973580"/>
            <wp:effectExtent l="0" t="0" r="0" b="0"/>
            <wp:wrapSquare wrapText="bothSides"/>
            <wp:docPr id="5" name="Picture 5" descr="一張含有 文字, 螢幕擷取畫面, 數字, 字型 的圖片&#10;&#10;自動產生的描述">
              <a:extLst xmlns:a="http://schemas.openxmlformats.org/drawingml/2006/main">
                <a:ext uri="{FF2B5EF4-FFF2-40B4-BE49-F238E27FC236}">
                  <a16:creationId xmlns:a16="http://schemas.microsoft.com/office/drawing/2014/main" id="{8F9E26FF-BE79-9321-D7F1-A7F12F6B99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一張含有 文字, 螢幕擷取畫面, 數字, 字型 的圖片&#10;&#10;自動產生的描述">
                      <a:extLst>
                        <a:ext uri="{FF2B5EF4-FFF2-40B4-BE49-F238E27FC236}">
                          <a16:creationId xmlns:a16="http://schemas.microsoft.com/office/drawing/2014/main" id="{8F9E26FF-BE79-9321-D7F1-A7F12F6B9910}"/>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10740" cy="1973580"/>
                    </a:xfrm>
                    <a:prstGeom prst="rect">
                      <a:avLst/>
                    </a:prstGeom>
                  </pic:spPr>
                </pic:pic>
              </a:graphicData>
            </a:graphic>
            <wp14:sizeRelH relativeFrom="page">
              <wp14:pctWidth>0</wp14:pctWidth>
            </wp14:sizeRelH>
            <wp14:sizeRelV relativeFrom="page">
              <wp14:pctHeight>0</wp14:pctHeight>
            </wp14:sizeRelV>
          </wp:anchor>
        </w:drawing>
      </w:r>
      <w:r w:rsidR="00873BC9">
        <w:t>Findings</w:t>
      </w:r>
    </w:p>
    <w:p w14:paraId="432FD8C6" w14:textId="0B369F20" w:rsidR="00873BC9" w:rsidRPr="00F2507D" w:rsidRDefault="008F63B0" w:rsidP="00F2507D">
      <w:pPr>
        <w:ind w:firstLine="480"/>
        <w:jc w:val="both"/>
      </w:pPr>
      <w:r>
        <w:t xml:space="preserve">The numbers of missing data in column are counted and the percentage of missing </w:t>
      </w:r>
      <w:r w:rsidR="009105CD">
        <w:t>data</w:t>
      </w:r>
      <w:r>
        <w:t xml:space="preserve"> </w:t>
      </w:r>
      <w:r w:rsidR="00465004">
        <w:t>is calculated</w:t>
      </w:r>
      <w:r w:rsidR="00080B7D">
        <w:t xml:space="preserve">. Besides, </w:t>
      </w:r>
      <w:r w:rsidR="00E8508E">
        <w:t xml:space="preserve">the percentage of missing data </w:t>
      </w:r>
      <w:r w:rsidR="007D3B62">
        <w:t xml:space="preserve">in each column is less than </w:t>
      </w:r>
      <w:r w:rsidR="00910438">
        <w:t xml:space="preserve">2.5% </w:t>
      </w:r>
      <w:r w:rsidR="00B510C7">
        <w:t>ex</w:t>
      </w:r>
      <w:r w:rsidR="002F2D4D">
        <w:t xml:space="preserve">cept the </w:t>
      </w:r>
      <w:r w:rsidR="00342B5F">
        <w:t>predict</w:t>
      </w:r>
      <w:r w:rsidR="00393E73">
        <w:t xml:space="preserve">ed column </w:t>
      </w:r>
      <w:r w:rsidR="00C135E8">
        <w:t xml:space="preserve">– “Transported”. It means the </w:t>
      </w:r>
      <w:r w:rsidR="00045810">
        <w:t xml:space="preserve">percentage of all </w:t>
      </w:r>
      <w:r w:rsidR="0016669F">
        <w:t>columns</w:t>
      </w:r>
      <w:r w:rsidR="00C135E8">
        <w:t xml:space="preserve"> </w:t>
      </w:r>
      <w:r w:rsidR="00085117">
        <w:t>of</w:t>
      </w:r>
      <w:r w:rsidR="00C135E8">
        <w:t xml:space="preserve"> missing</w:t>
      </w:r>
      <w:r w:rsidR="00465004">
        <w:t xml:space="preserve"> </w:t>
      </w:r>
      <w:r w:rsidR="00085117">
        <w:t>data</w:t>
      </w:r>
      <w:r w:rsidR="007B3395">
        <w:t xml:space="preserve"> is </w:t>
      </w:r>
      <w:r w:rsidR="00512ABE">
        <w:t>also less than 2.5%</w:t>
      </w:r>
      <w:r w:rsidR="00C65664">
        <w:t xml:space="preserve"> which is relatively small. </w:t>
      </w:r>
    </w:p>
    <w:p w14:paraId="60AACBC8" w14:textId="2BB1E58B" w:rsidR="002D4188" w:rsidRDefault="002D4188" w:rsidP="00C65664">
      <w:pPr>
        <w:ind w:firstLine="480"/>
        <w:jc w:val="both"/>
      </w:pPr>
      <w:r>
        <w:t>Filling missing value could help to understand the scope</w:t>
      </w:r>
      <w:r w:rsidR="006E5CB1">
        <w:t xml:space="preserve">, </w:t>
      </w:r>
      <w:r w:rsidR="00B86C17">
        <w:t xml:space="preserve">identify </w:t>
      </w:r>
      <w:r w:rsidR="00DA51AA">
        <w:t>problem</w:t>
      </w:r>
      <w:r w:rsidR="005250FD">
        <w:t>,</w:t>
      </w:r>
      <w:r w:rsidR="006E5CB1">
        <w:t xml:space="preserve"> and </w:t>
      </w:r>
      <w:r w:rsidR="00521467">
        <w:t>provides</w:t>
      </w:r>
      <w:r w:rsidR="00D52F05">
        <w:t xml:space="preserve"> </w:t>
      </w:r>
      <w:r w:rsidR="00C519D1">
        <w:t xml:space="preserve">better solution for handing them. </w:t>
      </w:r>
      <w:r w:rsidR="00B03BA1">
        <w:t>To handle missing value</w:t>
      </w:r>
      <w:r w:rsidR="008D26C9">
        <w:t xml:space="preserve">s, </w:t>
      </w:r>
      <w:r w:rsidR="00580173">
        <w:t xml:space="preserve">mode and </w:t>
      </w:r>
      <w:r w:rsidR="00F5431A">
        <w:t xml:space="preserve">median is used to filling the categorical attributes and numerical </w:t>
      </w:r>
      <w:r w:rsidR="00990D7F">
        <w:t>attributes</w:t>
      </w:r>
      <w:r w:rsidR="00C63B14">
        <w:t xml:space="preserve"> respectively. </w:t>
      </w:r>
      <w:r w:rsidR="005006A7">
        <w:t xml:space="preserve">It increases the accuracy of prediction by keeping the </w:t>
      </w:r>
      <w:r w:rsidR="003E1C32">
        <w:t xml:space="preserve">model </w:t>
      </w:r>
      <w:r w:rsidR="00FB7C21">
        <w:t xml:space="preserve">analysis. </w:t>
      </w:r>
    </w:p>
    <w:p w14:paraId="1B168EB4" w14:textId="6DC92C5C" w:rsidR="13429A9D" w:rsidRDefault="274B5F22" w:rsidP="002B4D93">
      <w:pPr>
        <w:pStyle w:val="Heading1"/>
      </w:pPr>
      <w:bookmarkStart w:id="16" w:name="_Toc150474632"/>
      <w:r w:rsidRPr="002B4D93">
        <w:t>Feature Engineering</w:t>
      </w:r>
      <w:r w:rsidR="00053DE6">
        <w:t xml:space="preserve"> (FE)</w:t>
      </w:r>
      <w:bookmarkEnd w:id="16"/>
    </w:p>
    <w:p w14:paraId="2A4FE6C5" w14:textId="0B267769" w:rsidR="00120044" w:rsidRDefault="00120044" w:rsidP="00120044">
      <w:r>
        <w:t>What have fixed:</w:t>
      </w:r>
    </w:p>
    <w:p w14:paraId="5654D9EC" w14:textId="14315130" w:rsidR="00120044" w:rsidRDefault="002B33AB" w:rsidP="00763A3F">
      <w:pPr>
        <w:pStyle w:val="ListParagraph"/>
        <w:numPr>
          <w:ilvl w:val="0"/>
          <w:numId w:val="4"/>
        </w:numPr>
      </w:pPr>
      <w:r>
        <w:t>Size of train set</w:t>
      </w:r>
      <w:r w:rsidR="00120044">
        <w:t>: 0.2</w:t>
      </w:r>
    </w:p>
    <w:p w14:paraId="10392215" w14:textId="2835CA74" w:rsidR="00120044" w:rsidRDefault="0057536E" w:rsidP="00763A3F">
      <w:pPr>
        <w:pStyle w:val="ListParagraph"/>
        <w:numPr>
          <w:ilvl w:val="0"/>
          <w:numId w:val="4"/>
        </w:numPr>
      </w:pPr>
      <w:r>
        <w:t xml:space="preserve">Handle </w:t>
      </w:r>
      <w:r w:rsidR="00C36CDE">
        <w:t>m</w:t>
      </w:r>
      <w:r w:rsidR="00120044">
        <w:t xml:space="preserve">issing data </w:t>
      </w:r>
      <w:r w:rsidR="00701C73">
        <w:t>before</w:t>
      </w:r>
      <w:r w:rsidR="00120044">
        <w:t xml:space="preserve"> feature </w:t>
      </w:r>
      <w:r w:rsidR="00E45E3C">
        <w:t>engineering.</w:t>
      </w:r>
    </w:p>
    <w:p w14:paraId="7ADD2FF4" w14:textId="77777777" w:rsidR="00120044" w:rsidRPr="007007B4" w:rsidRDefault="00120044" w:rsidP="007007B4">
      <w:pPr>
        <w:pStyle w:val="Heading2"/>
      </w:pPr>
      <w:bookmarkStart w:id="17" w:name="_Toc150474633"/>
      <w:r w:rsidRPr="007007B4">
        <w:rPr>
          <w:rStyle w:val="notion-enable-hover"/>
        </w:rPr>
        <w:t>Age group distribution</w:t>
      </w:r>
      <w:bookmarkEnd w:id="17"/>
    </w:p>
    <w:tbl>
      <w:tblPr>
        <w:tblStyle w:val="TableGrid"/>
        <w:tblW w:w="0" w:type="auto"/>
        <w:tblBorders>
          <w:top w:val="single" w:sz="4" w:space="0" w:color="C7C1C7"/>
          <w:left w:val="single" w:sz="4" w:space="0" w:color="C7C1C7"/>
          <w:bottom w:val="single" w:sz="4" w:space="0" w:color="C7C1C7"/>
          <w:right w:val="single" w:sz="4" w:space="0" w:color="C7C1C7"/>
          <w:insideH w:val="none" w:sz="0" w:space="0" w:color="auto"/>
          <w:insideV w:val="none" w:sz="0" w:space="0" w:color="auto"/>
        </w:tblBorders>
        <w:tblLook w:val="04A0" w:firstRow="1" w:lastRow="0" w:firstColumn="1" w:lastColumn="0" w:noHBand="0" w:noVBand="1"/>
      </w:tblPr>
      <w:tblGrid>
        <w:gridCol w:w="9016"/>
      </w:tblGrid>
      <w:tr w:rsidR="008854F6" w14:paraId="4973B621" w14:textId="77777777" w:rsidTr="00F16DBA">
        <w:tc>
          <w:tcPr>
            <w:tcW w:w="9016" w:type="dxa"/>
          </w:tcPr>
          <w:p w14:paraId="477A557B" w14:textId="77777777" w:rsidR="00B01DA4" w:rsidRPr="003374EC" w:rsidRDefault="00B01DA4" w:rsidP="00B01DA4">
            <w:pPr>
              <w:shd w:val="clear" w:color="auto" w:fill="F7F7F7"/>
              <w:spacing w:line="285" w:lineRule="atLeast"/>
              <w:rPr>
                <w:rFonts w:ascii="Menlo" w:hAnsi="Menlo" w:cs="Menlo"/>
                <w:color w:val="000000"/>
                <w:sz w:val="18"/>
                <w:szCs w:val="18"/>
              </w:rPr>
            </w:pPr>
            <w:r w:rsidRPr="003374EC">
              <w:rPr>
                <w:rFonts w:ascii="Menlo" w:hAnsi="Menlo" w:cs="Menlo"/>
                <w:color w:val="008000"/>
                <w:sz w:val="18"/>
                <w:szCs w:val="18"/>
              </w:rPr>
              <w:t># New features</w:t>
            </w:r>
          </w:p>
          <w:p w14:paraId="3B2E3536" w14:textId="77777777" w:rsidR="00B01DA4" w:rsidRPr="003374EC" w:rsidRDefault="00B01DA4" w:rsidP="00B01DA4">
            <w:pPr>
              <w:shd w:val="clear" w:color="auto" w:fill="F7F7F7"/>
              <w:spacing w:line="285" w:lineRule="atLeast"/>
              <w:rPr>
                <w:rFonts w:ascii="Menlo" w:hAnsi="Menlo" w:cs="Menlo"/>
                <w:color w:val="000000"/>
                <w:sz w:val="18"/>
                <w:szCs w:val="18"/>
              </w:rPr>
            </w:pPr>
            <w:r w:rsidRPr="003374EC">
              <w:rPr>
                <w:rFonts w:ascii="Menlo" w:hAnsi="Menlo" w:cs="Menlo"/>
                <w:color w:val="000000"/>
                <w:sz w:val="18"/>
                <w:szCs w:val="18"/>
              </w:rPr>
              <w:t>x = [train, test]</w:t>
            </w:r>
          </w:p>
          <w:p w14:paraId="76BC372C" w14:textId="77777777" w:rsidR="00B01DA4" w:rsidRPr="003374EC" w:rsidRDefault="00B01DA4" w:rsidP="00B01DA4">
            <w:pPr>
              <w:shd w:val="clear" w:color="auto" w:fill="F7F7F7"/>
              <w:spacing w:line="285" w:lineRule="atLeast"/>
              <w:rPr>
                <w:rFonts w:ascii="Menlo" w:hAnsi="Menlo" w:cs="Menlo"/>
                <w:color w:val="000000"/>
                <w:sz w:val="18"/>
                <w:szCs w:val="18"/>
              </w:rPr>
            </w:pPr>
            <w:r w:rsidRPr="003374EC">
              <w:rPr>
                <w:rFonts w:ascii="Menlo" w:hAnsi="Menlo" w:cs="Menlo"/>
                <w:color w:val="AF00DB"/>
                <w:sz w:val="18"/>
                <w:szCs w:val="18"/>
              </w:rPr>
              <w:t>for</w:t>
            </w:r>
            <w:r w:rsidRPr="003374EC">
              <w:rPr>
                <w:rFonts w:ascii="Menlo" w:hAnsi="Menlo" w:cs="Menlo"/>
                <w:color w:val="000000"/>
                <w:sz w:val="18"/>
                <w:szCs w:val="18"/>
              </w:rPr>
              <w:t xml:space="preserve"> </w:t>
            </w:r>
            <w:proofErr w:type="spellStart"/>
            <w:r w:rsidRPr="003374EC">
              <w:rPr>
                <w:rFonts w:ascii="Menlo" w:hAnsi="Menlo" w:cs="Menlo"/>
                <w:color w:val="000000"/>
                <w:sz w:val="18"/>
                <w:szCs w:val="18"/>
              </w:rPr>
              <w:t>i</w:t>
            </w:r>
            <w:proofErr w:type="spellEnd"/>
            <w:r w:rsidRPr="003374EC">
              <w:rPr>
                <w:rFonts w:ascii="Menlo" w:hAnsi="Menlo" w:cs="Menlo"/>
                <w:color w:val="000000"/>
                <w:sz w:val="18"/>
                <w:szCs w:val="18"/>
              </w:rPr>
              <w:t xml:space="preserve"> </w:t>
            </w:r>
            <w:r w:rsidRPr="003374EC">
              <w:rPr>
                <w:rFonts w:ascii="Menlo" w:hAnsi="Menlo" w:cs="Menlo"/>
                <w:color w:val="0000FF"/>
                <w:sz w:val="18"/>
                <w:szCs w:val="18"/>
              </w:rPr>
              <w:t>in</w:t>
            </w:r>
            <w:r w:rsidRPr="003374EC">
              <w:rPr>
                <w:rFonts w:ascii="Menlo" w:hAnsi="Menlo" w:cs="Menlo"/>
                <w:color w:val="000000"/>
                <w:sz w:val="18"/>
                <w:szCs w:val="18"/>
              </w:rPr>
              <w:t xml:space="preserve"> x:</w:t>
            </w:r>
          </w:p>
          <w:p w14:paraId="2D9D9C08" w14:textId="77777777" w:rsidR="00B01DA4" w:rsidRPr="003374EC" w:rsidRDefault="00B01DA4" w:rsidP="00B01DA4">
            <w:pPr>
              <w:shd w:val="clear" w:color="auto" w:fill="F7F7F7"/>
              <w:spacing w:line="285" w:lineRule="atLeast"/>
              <w:rPr>
                <w:rFonts w:ascii="Menlo" w:hAnsi="Menlo" w:cs="Menlo"/>
                <w:color w:val="000000"/>
                <w:sz w:val="18"/>
                <w:szCs w:val="18"/>
              </w:rPr>
            </w:pPr>
            <w:r w:rsidRPr="003374EC">
              <w:rPr>
                <w:rFonts w:ascii="Menlo" w:hAnsi="Menlo" w:cs="Menlo"/>
                <w:color w:val="000000"/>
                <w:sz w:val="18"/>
                <w:szCs w:val="18"/>
              </w:rPr>
              <w:t xml:space="preserve">  </w:t>
            </w:r>
            <w:proofErr w:type="spellStart"/>
            <w:r w:rsidRPr="003374EC">
              <w:rPr>
                <w:rFonts w:ascii="Menlo" w:hAnsi="Menlo" w:cs="Menlo"/>
                <w:color w:val="000000"/>
                <w:sz w:val="18"/>
                <w:szCs w:val="18"/>
              </w:rPr>
              <w:t>i</w:t>
            </w:r>
            <w:proofErr w:type="spellEnd"/>
            <w:r w:rsidRPr="003374EC">
              <w:rPr>
                <w:rFonts w:ascii="Menlo" w:hAnsi="Menlo" w:cs="Menlo"/>
                <w:color w:val="000000"/>
                <w:sz w:val="18"/>
                <w:szCs w:val="18"/>
              </w:rPr>
              <w:t>[</w:t>
            </w:r>
            <w:r w:rsidRPr="003374EC">
              <w:rPr>
                <w:rFonts w:ascii="Menlo" w:hAnsi="Menlo" w:cs="Menlo"/>
                <w:color w:val="A31515"/>
                <w:sz w:val="18"/>
                <w:szCs w:val="18"/>
              </w:rPr>
              <w:t>'</w:t>
            </w:r>
            <w:proofErr w:type="spellStart"/>
            <w:r w:rsidRPr="003374EC">
              <w:rPr>
                <w:rFonts w:ascii="Menlo" w:hAnsi="Menlo" w:cs="Menlo"/>
                <w:color w:val="A31515"/>
                <w:sz w:val="18"/>
                <w:szCs w:val="18"/>
              </w:rPr>
              <w:t>Age_group</w:t>
            </w:r>
            <w:proofErr w:type="spellEnd"/>
            <w:r w:rsidRPr="003374EC">
              <w:rPr>
                <w:rFonts w:ascii="Menlo" w:hAnsi="Menlo" w:cs="Menlo"/>
                <w:color w:val="A31515"/>
                <w:sz w:val="18"/>
                <w:szCs w:val="18"/>
              </w:rPr>
              <w:t>'</w:t>
            </w:r>
            <w:r w:rsidRPr="003374EC">
              <w:rPr>
                <w:rFonts w:ascii="Menlo" w:hAnsi="Menlo" w:cs="Menlo"/>
                <w:color w:val="000000"/>
                <w:sz w:val="18"/>
                <w:szCs w:val="18"/>
              </w:rPr>
              <w:t>]=</w:t>
            </w:r>
            <w:proofErr w:type="spellStart"/>
            <w:r w:rsidRPr="003374EC">
              <w:rPr>
                <w:rFonts w:ascii="Menlo" w:hAnsi="Menlo" w:cs="Menlo"/>
                <w:color w:val="000000"/>
                <w:sz w:val="18"/>
                <w:szCs w:val="18"/>
              </w:rPr>
              <w:t>np.nan</w:t>
            </w:r>
            <w:proofErr w:type="spellEnd"/>
          </w:p>
          <w:p w14:paraId="12779AED" w14:textId="77777777" w:rsidR="00B01DA4" w:rsidRPr="003374EC" w:rsidRDefault="00B01DA4" w:rsidP="00B01DA4">
            <w:pPr>
              <w:shd w:val="clear" w:color="auto" w:fill="F7F7F7"/>
              <w:spacing w:line="285" w:lineRule="atLeast"/>
              <w:rPr>
                <w:rFonts w:ascii="Menlo" w:hAnsi="Menlo" w:cs="Menlo"/>
                <w:color w:val="000000"/>
                <w:sz w:val="18"/>
                <w:szCs w:val="18"/>
              </w:rPr>
            </w:pPr>
            <w:r w:rsidRPr="003374EC">
              <w:rPr>
                <w:rFonts w:ascii="Menlo" w:hAnsi="Menlo" w:cs="Menlo"/>
                <w:color w:val="000000"/>
                <w:sz w:val="18"/>
                <w:szCs w:val="18"/>
              </w:rPr>
              <w:t xml:space="preserve">  </w:t>
            </w:r>
            <w:proofErr w:type="spellStart"/>
            <w:r w:rsidRPr="003374EC">
              <w:rPr>
                <w:rFonts w:ascii="Menlo" w:hAnsi="Menlo" w:cs="Menlo"/>
                <w:color w:val="000000"/>
                <w:sz w:val="18"/>
                <w:szCs w:val="18"/>
              </w:rPr>
              <w:t>i.loc</w:t>
            </w:r>
            <w:proofErr w:type="spellEnd"/>
            <w:r w:rsidRPr="003374EC">
              <w:rPr>
                <w:rFonts w:ascii="Menlo" w:hAnsi="Menlo" w:cs="Menlo"/>
                <w:color w:val="000000"/>
                <w:sz w:val="18"/>
                <w:szCs w:val="18"/>
              </w:rPr>
              <w:t>[</w:t>
            </w:r>
            <w:proofErr w:type="spellStart"/>
            <w:r w:rsidRPr="003374EC">
              <w:rPr>
                <w:rFonts w:ascii="Menlo" w:hAnsi="Menlo" w:cs="Menlo"/>
                <w:color w:val="000000"/>
                <w:sz w:val="18"/>
                <w:szCs w:val="18"/>
              </w:rPr>
              <w:t>i</w:t>
            </w:r>
            <w:proofErr w:type="spellEnd"/>
            <w:r w:rsidRPr="003374EC">
              <w:rPr>
                <w:rFonts w:ascii="Menlo" w:hAnsi="Menlo" w:cs="Menlo"/>
                <w:color w:val="000000"/>
                <w:sz w:val="18"/>
                <w:szCs w:val="18"/>
              </w:rPr>
              <w:t>[</w:t>
            </w:r>
            <w:r w:rsidRPr="003374EC">
              <w:rPr>
                <w:rFonts w:ascii="Menlo" w:hAnsi="Menlo" w:cs="Menlo"/>
                <w:color w:val="A31515"/>
                <w:sz w:val="18"/>
                <w:szCs w:val="18"/>
              </w:rPr>
              <w:t>'Age'</w:t>
            </w:r>
            <w:r w:rsidRPr="003374EC">
              <w:rPr>
                <w:rFonts w:ascii="Menlo" w:hAnsi="Menlo" w:cs="Menlo"/>
                <w:color w:val="000000"/>
                <w:sz w:val="18"/>
                <w:szCs w:val="18"/>
              </w:rPr>
              <w:t>]&lt;=</w:t>
            </w:r>
            <w:r w:rsidRPr="003374EC">
              <w:rPr>
                <w:rFonts w:ascii="Menlo" w:hAnsi="Menlo" w:cs="Menlo"/>
                <w:color w:val="116644"/>
                <w:sz w:val="18"/>
                <w:szCs w:val="18"/>
              </w:rPr>
              <w:t>9</w:t>
            </w:r>
            <w:r w:rsidRPr="003374EC">
              <w:rPr>
                <w:rFonts w:ascii="Menlo" w:hAnsi="Menlo" w:cs="Menlo"/>
                <w:color w:val="000000"/>
                <w:sz w:val="18"/>
                <w:szCs w:val="18"/>
              </w:rPr>
              <w:t>,</w:t>
            </w:r>
            <w:r w:rsidRPr="003374EC">
              <w:rPr>
                <w:rFonts w:ascii="Menlo" w:hAnsi="Menlo" w:cs="Menlo"/>
                <w:color w:val="A31515"/>
                <w:sz w:val="18"/>
                <w:szCs w:val="18"/>
              </w:rPr>
              <w:t>'Age_group'</w:t>
            </w:r>
            <w:r w:rsidRPr="003374EC">
              <w:rPr>
                <w:rFonts w:ascii="Menlo" w:hAnsi="Menlo" w:cs="Menlo"/>
                <w:color w:val="000000"/>
                <w:sz w:val="18"/>
                <w:szCs w:val="18"/>
              </w:rPr>
              <w:t>]=</w:t>
            </w:r>
            <w:r w:rsidRPr="003374EC">
              <w:rPr>
                <w:rFonts w:ascii="Menlo" w:hAnsi="Menlo" w:cs="Menlo"/>
                <w:color w:val="A31515"/>
                <w:sz w:val="18"/>
                <w:szCs w:val="18"/>
              </w:rPr>
              <w:t>'Age_0-9'</w:t>
            </w:r>
          </w:p>
          <w:p w14:paraId="117F3C89" w14:textId="77777777" w:rsidR="00B01DA4" w:rsidRPr="003374EC" w:rsidRDefault="00B01DA4" w:rsidP="00B01DA4">
            <w:pPr>
              <w:shd w:val="clear" w:color="auto" w:fill="F7F7F7"/>
              <w:spacing w:line="285" w:lineRule="atLeast"/>
              <w:rPr>
                <w:rFonts w:ascii="Menlo" w:hAnsi="Menlo" w:cs="Menlo"/>
                <w:color w:val="000000"/>
                <w:sz w:val="18"/>
                <w:szCs w:val="18"/>
              </w:rPr>
            </w:pPr>
            <w:r w:rsidRPr="003374EC">
              <w:rPr>
                <w:rFonts w:ascii="Menlo" w:hAnsi="Menlo" w:cs="Menlo"/>
                <w:color w:val="000000"/>
                <w:sz w:val="18"/>
                <w:szCs w:val="18"/>
              </w:rPr>
              <w:t xml:space="preserve">  </w:t>
            </w:r>
            <w:proofErr w:type="spellStart"/>
            <w:r w:rsidRPr="003374EC">
              <w:rPr>
                <w:rFonts w:ascii="Menlo" w:hAnsi="Menlo" w:cs="Menlo"/>
                <w:color w:val="000000"/>
                <w:sz w:val="18"/>
                <w:szCs w:val="18"/>
              </w:rPr>
              <w:t>i.loc</w:t>
            </w:r>
            <w:proofErr w:type="spellEnd"/>
            <w:r w:rsidRPr="003374EC">
              <w:rPr>
                <w:rFonts w:ascii="Menlo" w:hAnsi="Menlo" w:cs="Menlo"/>
                <w:color w:val="000000"/>
                <w:sz w:val="18"/>
                <w:szCs w:val="18"/>
              </w:rPr>
              <w:t>[(</w:t>
            </w:r>
            <w:proofErr w:type="spellStart"/>
            <w:r w:rsidRPr="003374EC">
              <w:rPr>
                <w:rFonts w:ascii="Menlo" w:hAnsi="Menlo" w:cs="Menlo"/>
                <w:color w:val="000000"/>
                <w:sz w:val="18"/>
                <w:szCs w:val="18"/>
              </w:rPr>
              <w:t>i</w:t>
            </w:r>
            <w:proofErr w:type="spellEnd"/>
            <w:r w:rsidRPr="003374EC">
              <w:rPr>
                <w:rFonts w:ascii="Menlo" w:hAnsi="Menlo" w:cs="Menlo"/>
                <w:color w:val="000000"/>
                <w:sz w:val="18"/>
                <w:szCs w:val="18"/>
              </w:rPr>
              <w:t>[</w:t>
            </w:r>
            <w:r w:rsidRPr="003374EC">
              <w:rPr>
                <w:rFonts w:ascii="Menlo" w:hAnsi="Menlo" w:cs="Menlo"/>
                <w:color w:val="A31515"/>
                <w:sz w:val="18"/>
                <w:szCs w:val="18"/>
              </w:rPr>
              <w:t>'Age'</w:t>
            </w:r>
            <w:r w:rsidRPr="003374EC">
              <w:rPr>
                <w:rFonts w:ascii="Menlo" w:hAnsi="Menlo" w:cs="Menlo"/>
                <w:color w:val="000000"/>
                <w:sz w:val="18"/>
                <w:szCs w:val="18"/>
              </w:rPr>
              <w:t>]&gt;=</w:t>
            </w:r>
            <w:r w:rsidRPr="003374EC">
              <w:rPr>
                <w:rFonts w:ascii="Menlo" w:hAnsi="Menlo" w:cs="Menlo"/>
                <w:color w:val="116644"/>
                <w:sz w:val="18"/>
                <w:szCs w:val="18"/>
              </w:rPr>
              <w:t>10</w:t>
            </w:r>
            <w:r w:rsidRPr="003374EC">
              <w:rPr>
                <w:rFonts w:ascii="Menlo" w:hAnsi="Menlo" w:cs="Menlo"/>
                <w:color w:val="000000"/>
                <w:sz w:val="18"/>
                <w:szCs w:val="18"/>
              </w:rPr>
              <w:t>) &amp; (</w:t>
            </w:r>
            <w:proofErr w:type="spellStart"/>
            <w:r w:rsidRPr="003374EC">
              <w:rPr>
                <w:rFonts w:ascii="Menlo" w:hAnsi="Menlo" w:cs="Menlo"/>
                <w:color w:val="000000"/>
                <w:sz w:val="18"/>
                <w:szCs w:val="18"/>
              </w:rPr>
              <w:t>i</w:t>
            </w:r>
            <w:proofErr w:type="spellEnd"/>
            <w:r w:rsidRPr="003374EC">
              <w:rPr>
                <w:rFonts w:ascii="Menlo" w:hAnsi="Menlo" w:cs="Menlo"/>
                <w:color w:val="000000"/>
                <w:sz w:val="18"/>
                <w:szCs w:val="18"/>
              </w:rPr>
              <w:t>[</w:t>
            </w:r>
            <w:r w:rsidRPr="003374EC">
              <w:rPr>
                <w:rFonts w:ascii="Menlo" w:hAnsi="Menlo" w:cs="Menlo"/>
                <w:color w:val="A31515"/>
                <w:sz w:val="18"/>
                <w:szCs w:val="18"/>
              </w:rPr>
              <w:t>'Age'</w:t>
            </w:r>
            <w:r w:rsidRPr="003374EC">
              <w:rPr>
                <w:rFonts w:ascii="Menlo" w:hAnsi="Menlo" w:cs="Menlo"/>
                <w:color w:val="000000"/>
                <w:sz w:val="18"/>
                <w:szCs w:val="18"/>
              </w:rPr>
              <w:t>]&lt;=</w:t>
            </w:r>
            <w:r w:rsidRPr="003374EC">
              <w:rPr>
                <w:rFonts w:ascii="Menlo" w:hAnsi="Menlo" w:cs="Menlo"/>
                <w:color w:val="116644"/>
                <w:sz w:val="18"/>
                <w:szCs w:val="18"/>
              </w:rPr>
              <w:t>19</w:t>
            </w:r>
            <w:r w:rsidRPr="003374EC">
              <w:rPr>
                <w:rFonts w:ascii="Menlo" w:hAnsi="Menlo" w:cs="Menlo"/>
                <w:color w:val="000000"/>
                <w:sz w:val="18"/>
                <w:szCs w:val="18"/>
              </w:rPr>
              <w:t>),</w:t>
            </w:r>
            <w:r w:rsidRPr="003374EC">
              <w:rPr>
                <w:rFonts w:ascii="Menlo" w:hAnsi="Menlo" w:cs="Menlo"/>
                <w:color w:val="A31515"/>
                <w:sz w:val="18"/>
                <w:szCs w:val="18"/>
              </w:rPr>
              <w:t>'</w:t>
            </w:r>
            <w:proofErr w:type="spellStart"/>
            <w:r w:rsidRPr="003374EC">
              <w:rPr>
                <w:rFonts w:ascii="Menlo" w:hAnsi="Menlo" w:cs="Menlo"/>
                <w:color w:val="A31515"/>
                <w:sz w:val="18"/>
                <w:szCs w:val="18"/>
              </w:rPr>
              <w:t>Age_group</w:t>
            </w:r>
            <w:proofErr w:type="spellEnd"/>
            <w:r w:rsidRPr="003374EC">
              <w:rPr>
                <w:rFonts w:ascii="Menlo" w:hAnsi="Menlo" w:cs="Menlo"/>
                <w:color w:val="A31515"/>
                <w:sz w:val="18"/>
                <w:szCs w:val="18"/>
              </w:rPr>
              <w:t>'</w:t>
            </w:r>
            <w:r w:rsidRPr="003374EC">
              <w:rPr>
                <w:rFonts w:ascii="Menlo" w:hAnsi="Menlo" w:cs="Menlo"/>
                <w:color w:val="000000"/>
                <w:sz w:val="18"/>
                <w:szCs w:val="18"/>
              </w:rPr>
              <w:t>]=</w:t>
            </w:r>
            <w:r w:rsidRPr="003374EC">
              <w:rPr>
                <w:rFonts w:ascii="Menlo" w:hAnsi="Menlo" w:cs="Menlo"/>
                <w:color w:val="A31515"/>
                <w:sz w:val="18"/>
                <w:szCs w:val="18"/>
              </w:rPr>
              <w:t>'Age_10-19'</w:t>
            </w:r>
          </w:p>
          <w:p w14:paraId="5941FD5B" w14:textId="77777777" w:rsidR="00B01DA4" w:rsidRPr="003374EC" w:rsidRDefault="00B01DA4" w:rsidP="00B01DA4">
            <w:pPr>
              <w:shd w:val="clear" w:color="auto" w:fill="F7F7F7"/>
              <w:spacing w:line="285" w:lineRule="atLeast"/>
              <w:rPr>
                <w:rFonts w:ascii="Menlo" w:hAnsi="Menlo" w:cs="Menlo"/>
                <w:color w:val="000000"/>
                <w:sz w:val="18"/>
                <w:szCs w:val="18"/>
              </w:rPr>
            </w:pPr>
            <w:r w:rsidRPr="003374EC">
              <w:rPr>
                <w:rFonts w:ascii="Menlo" w:hAnsi="Menlo" w:cs="Menlo"/>
                <w:color w:val="000000"/>
                <w:sz w:val="18"/>
                <w:szCs w:val="18"/>
              </w:rPr>
              <w:t xml:space="preserve">  </w:t>
            </w:r>
            <w:proofErr w:type="spellStart"/>
            <w:r w:rsidRPr="003374EC">
              <w:rPr>
                <w:rFonts w:ascii="Menlo" w:hAnsi="Menlo" w:cs="Menlo"/>
                <w:color w:val="000000"/>
                <w:sz w:val="18"/>
                <w:szCs w:val="18"/>
              </w:rPr>
              <w:t>i.loc</w:t>
            </w:r>
            <w:proofErr w:type="spellEnd"/>
            <w:r w:rsidRPr="003374EC">
              <w:rPr>
                <w:rFonts w:ascii="Menlo" w:hAnsi="Menlo" w:cs="Menlo"/>
                <w:color w:val="000000"/>
                <w:sz w:val="18"/>
                <w:szCs w:val="18"/>
              </w:rPr>
              <w:t>[(</w:t>
            </w:r>
            <w:proofErr w:type="spellStart"/>
            <w:r w:rsidRPr="003374EC">
              <w:rPr>
                <w:rFonts w:ascii="Menlo" w:hAnsi="Menlo" w:cs="Menlo"/>
                <w:color w:val="000000"/>
                <w:sz w:val="18"/>
                <w:szCs w:val="18"/>
              </w:rPr>
              <w:t>i</w:t>
            </w:r>
            <w:proofErr w:type="spellEnd"/>
            <w:r w:rsidRPr="003374EC">
              <w:rPr>
                <w:rFonts w:ascii="Menlo" w:hAnsi="Menlo" w:cs="Menlo"/>
                <w:color w:val="000000"/>
                <w:sz w:val="18"/>
                <w:szCs w:val="18"/>
              </w:rPr>
              <w:t>[</w:t>
            </w:r>
            <w:r w:rsidRPr="003374EC">
              <w:rPr>
                <w:rFonts w:ascii="Menlo" w:hAnsi="Menlo" w:cs="Menlo"/>
                <w:color w:val="A31515"/>
                <w:sz w:val="18"/>
                <w:szCs w:val="18"/>
              </w:rPr>
              <w:t>'Age'</w:t>
            </w:r>
            <w:r w:rsidRPr="003374EC">
              <w:rPr>
                <w:rFonts w:ascii="Menlo" w:hAnsi="Menlo" w:cs="Menlo"/>
                <w:color w:val="000000"/>
                <w:sz w:val="18"/>
                <w:szCs w:val="18"/>
              </w:rPr>
              <w:t>]&gt;=</w:t>
            </w:r>
            <w:r w:rsidRPr="003374EC">
              <w:rPr>
                <w:rFonts w:ascii="Menlo" w:hAnsi="Menlo" w:cs="Menlo"/>
                <w:color w:val="116644"/>
                <w:sz w:val="18"/>
                <w:szCs w:val="18"/>
              </w:rPr>
              <w:t>20</w:t>
            </w:r>
            <w:r w:rsidRPr="003374EC">
              <w:rPr>
                <w:rFonts w:ascii="Menlo" w:hAnsi="Menlo" w:cs="Menlo"/>
                <w:color w:val="000000"/>
                <w:sz w:val="18"/>
                <w:szCs w:val="18"/>
              </w:rPr>
              <w:t>) &amp; (</w:t>
            </w:r>
            <w:proofErr w:type="spellStart"/>
            <w:r w:rsidRPr="003374EC">
              <w:rPr>
                <w:rFonts w:ascii="Menlo" w:hAnsi="Menlo" w:cs="Menlo"/>
                <w:color w:val="000000"/>
                <w:sz w:val="18"/>
                <w:szCs w:val="18"/>
              </w:rPr>
              <w:t>i</w:t>
            </w:r>
            <w:proofErr w:type="spellEnd"/>
            <w:r w:rsidRPr="003374EC">
              <w:rPr>
                <w:rFonts w:ascii="Menlo" w:hAnsi="Menlo" w:cs="Menlo"/>
                <w:color w:val="000000"/>
                <w:sz w:val="18"/>
                <w:szCs w:val="18"/>
              </w:rPr>
              <w:t>[</w:t>
            </w:r>
            <w:r w:rsidRPr="003374EC">
              <w:rPr>
                <w:rFonts w:ascii="Menlo" w:hAnsi="Menlo" w:cs="Menlo"/>
                <w:color w:val="A31515"/>
                <w:sz w:val="18"/>
                <w:szCs w:val="18"/>
              </w:rPr>
              <w:t>'Age'</w:t>
            </w:r>
            <w:r w:rsidRPr="003374EC">
              <w:rPr>
                <w:rFonts w:ascii="Menlo" w:hAnsi="Menlo" w:cs="Menlo"/>
                <w:color w:val="000000"/>
                <w:sz w:val="18"/>
                <w:szCs w:val="18"/>
              </w:rPr>
              <w:t>]&lt;=</w:t>
            </w:r>
            <w:r w:rsidRPr="003374EC">
              <w:rPr>
                <w:rFonts w:ascii="Menlo" w:hAnsi="Menlo" w:cs="Menlo"/>
                <w:color w:val="116644"/>
                <w:sz w:val="18"/>
                <w:szCs w:val="18"/>
              </w:rPr>
              <w:t>29</w:t>
            </w:r>
            <w:r w:rsidRPr="003374EC">
              <w:rPr>
                <w:rFonts w:ascii="Menlo" w:hAnsi="Menlo" w:cs="Menlo"/>
                <w:color w:val="000000"/>
                <w:sz w:val="18"/>
                <w:szCs w:val="18"/>
              </w:rPr>
              <w:t>),</w:t>
            </w:r>
            <w:r w:rsidRPr="003374EC">
              <w:rPr>
                <w:rFonts w:ascii="Menlo" w:hAnsi="Menlo" w:cs="Menlo"/>
                <w:color w:val="A31515"/>
                <w:sz w:val="18"/>
                <w:szCs w:val="18"/>
              </w:rPr>
              <w:t>'</w:t>
            </w:r>
            <w:proofErr w:type="spellStart"/>
            <w:r w:rsidRPr="003374EC">
              <w:rPr>
                <w:rFonts w:ascii="Menlo" w:hAnsi="Menlo" w:cs="Menlo"/>
                <w:color w:val="A31515"/>
                <w:sz w:val="18"/>
                <w:szCs w:val="18"/>
              </w:rPr>
              <w:t>Age_group</w:t>
            </w:r>
            <w:proofErr w:type="spellEnd"/>
            <w:r w:rsidRPr="003374EC">
              <w:rPr>
                <w:rFonts w:ascii="Menlo" w:hAnsi="Menlo" w:cs="Menlo"/>
                <w:color w:val="A31515"/>
                <w:sz w:val="18"/>
                <w:szCs w:val="18"/>
              </w:rPr>
              <w:t>'</w:t>
            </w:r>
            <w:r w:rsidRPr="003374EC">
              <w:rPr>
                <w:rFonts w:ascii="Menlo" w:hAnsi="Menlo" w:cs="Menlo"/>
                <w:color w:val="000000"/>
                <w:sz w:val="18"/>
                <w:szCs w:val="18"/>
              </w:rPr>
              <w:t>]=</w:t>
            </w:r>
            <w:r w:rsidRPr="003374EC">
              <w:rPr>
                <w:rFonts w:ascii="Menlo" w:hAnsi="Menlo" w:cs="Menlo"/>
                <w:color w:val="A31515"/>
                <w:sz w:val="18"/>
                <w:szCs w:val="18"/>
              </w:rPr>
              <w:t>'Age_20-29'</w:t>
            </w:r>
          </w:p>
          <w:p w14:paraId="53A15EA1" w14:textId="77777777" w:rsidR="00B01DA4" w:rsidRPr="003374EC" w:rsidRDefault="00B01DA4" w:rsidP="00B01DA4">
            <w:pPr>
              <w:shd w:val="clear" w:color="auto" w:fill="F7F7F7"/>
              <w:spacing w:line="285" w:lineRule="atLeast"/>
              <w:rPr>
                <w:rFonts w:ascii="Menlo" w:hAnsi="Menlo" w:cs="Menlo"/>
                <w:color w:val="000000"/>
                <w:sz w:val="18"/>
                <w:szCs w:val="18"/>
              </w:rPr>
            </w:pPr>
            <w:r w:rsidRPr="003374EC">
              <w:rPr>
                <w:rFonts w:ascii="Menlo" w:hAnsi="Menlo" w:cs="Menlo"/>
                <w:color w:val="000000"/>
                <w:sz w:val="18"/>
                <w:szCs w:val="18"/>
              </w:rPr>
              <w:t xml:space="preserve">  </w:t>
            </w:r>
            <w:proofErr w:type="spellStart"/>
            <w:r w:rsidRPr="003374EC">
              <w:rPr>
                <w:rFonts w:ascii="Menlo" w:hAnsi="Menlo" w:cs="Menlo"/>
                <w:color w:val="000000"/>
                <w:sz w:val="18"/>
                <w:szCs w:val="18"/>
              </w:rPr>
              <w:t>i.loc</w:t>
            </w:r>
            <w:proofErr w:type="spellEnd"/>
            <w:r w:rsidRPr="003374EC">
              <w:rPr>
                <w:rFonts w:ascii="Menlo" w:hAnsi="Menlo" w:cs="Menlo"/>
                <w:color w:val="000000"/>
                <w:sz w:val="18"/>
                <w:szCs w:val="18"/>
              </w:rPr>
              <w:t>[(</w:t>
            </w:r>
            <w:proofErr w:type="spellStart"/>
            <w:r w:rsidRPr="003374EC">
              <w:rPr>
                <w:rFonts w:ascii="Menlo" w:hAnsi="Menlo" w:cs="Menlo"/>
                <w:color w:val="000000"/>
                <w:sz w:val="18"/>
                <w:szCs w:val="18"/>
              </w:rPr>
              <w:t>i</w:t>
            </w:r>
            <w:proofErr w:type="spellEnd"/>
            <w:r w:rsidRPr="003374EC">
              <w:rPr>
                <w:rFonts w:ascii="Menlo" w:hAnsi="Menlo" w:cs="Menlo"/>
                <w:color w:val="000000"/>
                <w:sz w:val="18"/>
                <w:szCs w:val="18"/>
              </w:rPr>
              <w:t>[</w:t>
            </w:r>
            <w:r w:rsidRPr="003374EC">
              <w:rPr>
                <w:rFonts w:ascii="Menlo" w:hAnsi="Menlo" w:cs="Menlo"/>
                <w:color w:val="A31515"/>
                <w:sz w:val="18"/>
                <w:szCs w:val="18"/>
              </w:rPr>
              <w:t>'Age'</w:t>
            </w:r>
            <w:r w:rsidRPr="003374EC">
              <w:rPr>
                <w:rFonts w:ascii="Menlo" w:hAnsi="Menlo" w:cs="Menlo"/>
                <w:color w:val="000000"/>
                <w:sz w:val="18"/>
                <w:szCs w:val="18"/>
              </w:rPr>
              <w:t>]&gt;=</w:t>
            </w:r>
            <w:r w:rsidRPr="003374EC">
              <w:rPr>
                <w:rFonts w:ascii="Menlo" w:hAnsi="Menlo" w:cs="Menlo"/>
                <w:color w:val="116644"/>
                <w:sz w:val="18"/>
                <w:szCs w:val="18"/>
              </w:rPr>
              <w:t>30</w:t>
            </w:r>
            <w:r w:rsidRPr="003374EC">
              <w:rPr>
                <w:rFonts w:ascii="Menlo" w:hAnsi="Menlo" w:cs="Menlo"/>
                <w:color w:val="000000"/>
                <w:sz w:val="18"/>
                <w:szCs w:val="18"/>
              </w:rPr>
              <w:t>) &amp; (</w:t>
            </w:r>
            <w:proofErr w:type="spellStart"/>
            <w:r w:rsidRPr="003374EC">
              <w:rPr>
                <w:rFonts w:ascii="Menlo" w:hAnsi="Menlo" w:cs="Menlo"/>
                <w:color w:val="000000"/>
                <w:sz w:val="18"/>
                <w:szCs w:val="18"/>
              </w:rPr>
              <w:t>i</w:t>
            </w:r>
            <w:proofErr w:type="spellEnd"/>
            <w:r w:rsidRPr="003374EC">
              <w:rPr>
                <w:rFonts w:ascii="Menlo" w:hAnsi="Menlo" w:cs="Menlo"/>
                <w:color w:val="000000"/>
                <w:sz w:val="18"/>
                <w:szCs w:val="18"/>
              </w:rPr>
              <w:t>[</w:t>
            </w:r>
            <w:r w:rsidRPr="003374EC">
              <w:rPr>
                <w:rFonts w:ascii="Menlo" w:hAnsi="Menlo" w:cs="Menlo"/>
                <w:color w:val="A31515"/>
                <w:sz w:val="18"/>
                <w:szCs w:val="18"/>
              </w:rPr>
              <w:t>'Age'</w:t>
            </w:r>
            <w:r w:rsidRPr="003374EC">
              <w:rPr>
                <w:rFonts w:ascii="Menlo" w:hAnsi="Menlo" w:cs="Menlo"/>
                <w:color w:val="000000"/>
                <w:sz w:val="18"/>
                <w:szCs w:val="18"/>
              </w:rPr>
              <w:t>]&lt;=</w:t>
            </w:r>
            <w:r w:rsidRPr="003374EC">
              <w:rPr>
                <w:rFonts w:ascii="Menlo" w:hAnsi="Menlo" w:cs="Menlo"/>
                <w:color w:val="116644"/>
                <w:sz w:val="18"/>
                <w:szCs w:val="18"/>
              </w:rPr>
              <w:t>39</w:t>
            </w:r>
            <w:r w:rsidRPr="003374EC">
              <w:rPr>
                <w:rFonts w:ascii="Menlo" w:hAnsi="Menlo" w:cs="Menlo"/>
                <w:color w:val="000000"/>
                <w:sz w:val="18"/>
                <w:szCs w:val="18"/>
              </w:rPr>
              <w:t>),</w:t>
            </w:r>
            <w:r w:rsidRPr="003374EC">
              <w:rPr>
                <w:rFonts w:ascii="Menlo" w:hAnsi="Menlo" w:cs="Menlo"/>
                <w:color w:val="A31515"/>
                <w:sz w:val="18"/>
                <w:szCs w:val="18"/>
              </w:rPr>
              <w:t>'</w:t>
            </w:r>
            <w:proofErr w:type="spellStart"/>
            <w:r w:rsidRPr="003374EC">
              <w:rPr>
                <w:rFonts w:ascii="Menlo" w:hAnsi="Menlo" w:cs="Menlo"/>
                <w:color w:val="A31515"/>
                <w:sz w:val="18"/>
                <w:szCs w:val="18"/>
              </w:rPr>
              <w:t>Age_group</w:t>
            </w:r>
            <w:proofErr w:type="spellEnd"/>
            <w:r w:rsidRPr="003374EC">
              <w:rPr>
                <w:rFonts w:ascii="Menlo" w:hAnsi="Menlo" w:cs="Menlo"/>
                <w:color w:val="A31515"/>
                <w:sz w:val="18"/>
                <w:szCs w:val="18"/>
              </w:rPr>
              <w:t>'</w:t>
            </w:r>
            <w:r w:rsidRPr="003374EC">
              <w:rPr>
                <w:rFonts w:ascii="Menlo" w:hAnsi="Menlo" w:cs="Menlo"/>
                <w:color w:val="000000"/>
                <w:sz w:val="18"/>
                <w:szCs w:val="18"/>
              </w:rPr>
              <w:t>]=</w:t>
            </w:r>
            <w:r w:rsidRPr="003374EC">
              <w:rPr>
                <w:rFonts w:ascii="Menlo" w:hAnsi="Menlo" w:cs="Menlo"/>
                <w:color w:val="A31515"/>
                <w:sz w:val="18"/>
                <w:szCs w:val="18"/>
              </w:rPr>
              <w:t>'Age_30-39'</w:t>
            </w:r>
          </w:p>
          <w:p w14:paraId="70B826C5" w14:textId="77777777" w:rsidR="00B01DA4" w:rsidRPr="003374EC" w:rsidRDefault="00B01DA4" w:rsidP="00B01DA4">
            <w:pPr>
              <w:shd w:val="clear" w:color="auto" w:fill="F7F7F7"/>
              <w:spacing w:line="285" w:lineRule="atLeast"/>
              <w:rPr>
                <w:rFonts w:ascii="Menlo" w:hAnsi="Menlo" w:cs="Menlo"/>
                <w:color w:val="000000"/>
                <w:sz w:val="18"/>
                <w:szCs w:val="18"/>
              </w:rPr>
            </w:pPr>
            <w:r w:rsidRPr="003374EC">
              <w:rPr>
                <w:rFonts w:ascii="Menlo" w:hAnsi="Menlo" w:cs="Menlo"/>
                <w:color w:val="000000"/>
                <w:sz w:val="18"/>
                <w:szCs w:val="18"/>
              </w:rPr>
              <w:t xml:space="preserve">  </w:t>
            </w:r>
            <w:proofErr w:type="spellStart"/>
            <w:r w:rsidRPr="003374EC">
              <w:rPr>
                <w:rFonts w:ascii="Menlo" w:hAnsi="Menlo" w:cs="Menlo"/>
                <w:color w:val="000000"/>
                <w:sz w:val="18"/>
                <w:szCs w:val="18"/>
              </w:rPr>
              <w:t>i.loc</w:t>
            </w:r>
            <w:proofErr w:type="spellEnd"/>
            <w:r w:rsidRPr="003374EC">
              <w:rPr>
                <w:rFonts w:ascii="Menlo" w:hAnsi="Menlo" w:cs="Menlo"/>
                <w:color w:val="000000"/>
                <w:sz w:val="18"/>
                <w:szCs w:val="18"/>
              </w:rPr>
              <w:t>[(</w:t>
            </w:r>
            <w:proofErr w:type="spellStart"/>
            <w:r w:rsidRPr="003374EC">
              <w:rPr>
                <w:rFonts w:ascii="Menlo" w:hAnsi="Menlo" w:cs="Menlo"/>
                <w:color w:val="000000"/>
                <w:sz w:val="18"/>
                <w:szCs w:val="18"/>
              </w:rPr>
              <w:t>i</w:t>
            </w:r>
            <w:proofErr w:type="spellEnd"/>
            <w:r w:rsidRPr="003374EC">
              <w:rPr>
                <w:rFonts w:ascii="Menlo" w:hAnsi="Menlo" w:cs="Menlo"/>
                <w:color w:val="000000"/>
                <w:sz w:val="18"/>
                <w:szCs w:val="18"/>
              </w:rPr>
              <w:t>[</w:t>
            </w:r>
            <w:r w:rsidRPr="003374EC">
              <w:rPr>
                <w:rFonts w:ascii="Menlo" w:hAnsi="Menlo" w:cs="Menlo"/>
                <w:color w:val="A31515"/>
                <w:sz w:val="18"/>
                <w:szCs w:val="18"/>
              </w:rPr>
              <w:t>'Age'</w:t>
            </w:r>
            <w:r w:rsidRPr="003374EC">
              <w:rPr>
                <w:rFonts w:ascii="Menlo" w:hAnsi="Menlo" w:cs="Menlo"/>
                <w:color w:val="000000"/>
                <w:sz w:val="18"/>
                <w:szCs w:val="18"/>
              </w:rPr>
              <w:t>]&gt;=</w:t>
            </w:r>
            <w:r w:rsidRPr="003374EC">
              <w:rPr>
                <w:rFonts w:ascii="Menlo" w:hAnsi="Menlo" w:cs="Menlo"/>
                <w:color w:val="116644"/>
                <w:sz w:val="18"/>
                <w:szCs w:val="18"/>
              </w:rPr>
              <w:t>40</w:t>
            </w:r>
            <w:r w:rsidRPr="003374EC">
              <w:rPr>
                <w:rFonts w:ascii="Menlo" w:hAnsi="Menlo" w:cs="Menlo"/>
                <w:color w:val="000000"/>
                <w:sz w:val="18"/>
                <w:szCs w:val="18"/>
              </w:rPr>
              <w:t>) &amp; (</w:t>
            </w:r>
            <w:proofErr w:type="spellStart"/>
            <w:r w:rsidRPr="003374EC">
              <w:rPr>
                <w:rFonts w:ascii="Menlo" w:hAnsi="Menlo" w:cs="Menlo"/>
                <w:color w:val="000000"/>
                <w:sz w:val="18"/>
                <w:szCs w:val="18"/>
              </w:rPr>
              <w:t>i</w:t>
            </w:r>
            <w:proofErr w:type="spellEnd"/>
            <w:r w:rsidRPr="003374EC">
              <w:rPr>
                <w:rFonts w:ascii="Menlo" w:hAnsi="Menlo" w:cs="Menlo"/>
                <w:color w:val="000000"/>
                <w:sz w:val="18"/>
                <w:szCs w:val="18"/>
              </w:rPr>
              <w:t>[</w:t>
            </w:r>
            <w:r w:rsidRPr="003374EC">
              <w:rPr>
                <w:rFonts w:ascii="Menlo" w:hAnsi="Menlo" w:cs="Menlo"/>
                <w:color w:val="A31515"/>
                <w:sz w:val="18"/>
                <w:szCs w:val="18"/>
              </w:rPr>
              <w:t>'Age'</w:t>
            </w:r>
            <w:r w:rsidRPr="003374EC">
              <w:rPr>
                <w:rFonts w:ascii="Menlo" w:hAnsi="Menlo" w:cs="Menlo"/>
                <w:color w:val="000000"/>
                <w:sz w:val="18"/>
                <w:szCs w:val="18"/>
              </w:rPr>
              <w:t>]&lt;=</w:t>
            </w:r>
            <w:r w:rsidRPr="003374EC">
              <w:rPr>
                <w:rFonts w:ascii="Menlo" w:hAnsi="Menlo" w:cs="Menlo"/>
                <w:color w:val="116644"/>
                <w:sz w:val="18"/>
                <w:szCs w:val="18"/>
              </w:rPr>
              <w:t>49</w:t>
            </w:r>
            <w:r w:rsidRPr="003374EC">
              <w:rPr>
                <w:rFonts w:ascii="Menlo" w:hAnsi="Menlo" w:cs="Menlo"/>
                <w:color w:val="000000"/>
                <w:sz w:val="18"/>
                <w:szCs w:val="18"/>
              </w:rPr>
              <w:t>),</w:t>
            </w:r>
            <w:r w:rsidRPr="003374EC">
              <w:rPr>
                <w:rFonts w:ascii="Menlo" w:hAnsi="Menlo" w:cs="Menlo"/>
                <w:color w:val="A31515"/>
                <w:sz w:val="18"/>
                <w:szCs w:val="18"/>
              </w:rPr>
              <w:t>'</w:t>
            </w:r>
            <w:proofErr w:type="spellStart"/>
            <w:r w:rsidRPr="003374EC">
              <w:rPr>
                <w:rFonts w:ascii="Menlo" w:hAnsi="Menlo" w:cs="Menlo"/>
                <w:color w:val="A31515"/>
                <w:sz w:val="18"/>
                <w:szCs w:val="18"/>
              </w:rPr>
              <w:t>Age_group</w:t>
            </w:r>
            <w:proofErr w:type="spellEnd"/>
            <w:r w:rsidRPr="003374EC">
              <w:rPr>
                <w:rFonts w:ascii="Menlo" w:hAnsi="Menlo" w:cs="Menlo"/>
                <w:color w:val="A31515"/>
                <w:sz w:val="18"/>
                <w:szCs w:val="18"/>
              </w:rPr>
              <w:t>'</w:t>
            </w:r>
            <w:r w:rsidRPr="003374EC">
              <w:rPr>
                <w:rFonts w:ascii="Menlo" w:hAnsi="Menlo" w:cs="Menlo"/>
                <w:color w:val="000000"/>
                <w:sz w:val="18"/>
                <w:szCs w:val="18"/>
              </w:rPr>
              <w:t>]=</w:t>
            </w:r>
            <w:r w:rsidRPr="003374EC">
              <w:rPr>
                <w:rFonts w:ascii="Menlo" w:hAnsi="Menlo" w:cs="Menlo"/>
                <w:color w:val="A31515"/>
                <w:sz w:val="18"/>
                <w:szCs w:val="18"/>
              </w:rPr>
              <w:t>'Age_40-49'</w:t>
            </w:r>
          </w:p>
          <w:p w14:paraId="63B43D10" w14:textId="77777777" w:rsidR="00B01DA4" w:rsidRPr="003374EC" w:rsidRDefault="00B01DA4" w:rsidP="00B01DA4">
            <w:pPr>
              <w:shd w:val="clear" w:color="auto" w:fill="F7F7F7"/>
              <w:spacing w:line="285" w:lineRule="atLeast"/>
              <w:rPr>
                <w:rFonts w:ascii="Menlo" w:hAnsi="Menlo" w:cs="Menlo"/>
                <w:color w:val="000000"/>
                <w:sz w:val="18"/>
                <w:szCs w:val="18"/>
              </w:rPr>
            </w:pPr>
            <w:r w:rsidRPr="003374EC">
              <w:rPr>
                <w:rFonts w:ascii="Menlo" w:hAnsi="Menlo" w:cs="Menlo"/>
                <w:color w:val="000000"/>
                <w:sz w:val="18"/>
                <w:szCs w:val="18"/>
              </w:rPr>
              <w:t xml:space="preserve">  </w:t>
            </w:r>
            <w:proofErr w:type="spellStart"/>
            <w:r w:rsidRPr="003374EC">
              <w:rPr>
                <w:rFonts w:ascii="Menlo" w:hAnsi="Menlo" w:cs="Menlo"/>
                <w:color w:val="000000"/>
                <w:sz w:val="18"/>
                <w:szCs w:val="18"/>
              </w:rPr>
              <w:t>i.loc</w:t>
            </w:r>
            <w:proofErr w:type="spellEnd"/>
            <w:r w:rsidRPr="003374EC">
              <w:rPr>
                <w:rFonts w:ascii="Menlo" w:hAnsi="Menlo" w:cs="Menlo"/>
                <w:color w:val="000000"/>
                <w:sz w:val="18"/>
                <w:szCs w:val="18"/>
              </w:rPr>
              <w:t>[</w:t>
            </w:r>
            <w:proofErr w:type="spellStart"/>
            <w:r w:rsidRPr="003374EC">
              <w:rPr>
                <w:rFonts w:ascii="Menlo" w:hAnsi="Menlo" w:cs="Menlo"/>
                <w:color w:val="000000"/>
                <w:sz w:val="18"/>
                <w:szCs w:val="18"/>
              </w:rPr>
              <w:t>i</w:t>
            </w:r>
            <w:proofErr w:type="spellEnd"/>
            <w:r w:rsidRPr="003374EC">
              <w:rPr>
                <w:rFonts w:ascii="Menlo" w:hAnsi="Menlo" w:cs="Menlo"/>
                <w:color w:val="000000"/>
                <w:sz w:val="18"/>
                <w:szCs w:val="18"/>
              </w:rPr>
              <w:t>[</w:t>
            </w:r>
            <w:r w:rsidRPr="003374EC">
              <w:rPr>
                <w:rFonts w:ascii="Menlo" w:hAnsi="Menlo" w:cs="Menlo"/>
                <w:color w:val="A31515"/>
                <w:sz w:val="18"/>
                <w:szCs w:val="18"/>
              </w:rPr>
              <w:t>'Age'</w:t>
            </w:r>
            <w:r w:rsidRPr="003374EC">
              <w:rPr>
                <w:rFonts w:ascii="Menlo" w:hAnsi="Menlo" w:cs="Menlo"/>
                <w:color w:val="000000"/>
                <w:sz w:val="18"/>
                <w:szCs w:val="18"/>
              </w:rPr>
              <w:t>]&gt;=</w:t>
            </w:r>
            <w:r w:rsidRPr="003374EC">
              <w:rPr>
                <w:rFonts w:ascii="Menlo" w:hAnsi="Menlo" w:cs="Menlo"/>
                <w:color w:val="116644"/>
                <w:sz w:val="18"/>
                <w:szCs w:val="18"/>
              </w:rPr>
              <w:t>50</w:t>
            </w:r>
            <w:r w:rsidRPr="003374EC">
              <w:rPr>
                <w:rFonts w:ascii="Menlo" w:hAnsi="Menlo" w:cs="Menlo"/>
                <w:color w:val="000000"/>
                <w:sz w:val="18"/>
                <w:szCs w:val="18"/>
              </w:rPr>
              <w:t xml:space="preserve">  &amp; (</w:t>
            </w:r>
            <w:proofErr w:type="spellStart"/>
            <w:r w:rsidRPr="003374EC">
              <w:rPr>
                <w:rFonts w:ascii="Menlo" w:hAnsi="Menlo" w:cs="Menlo"/>
                <w:color w:val="000000"/>
                <w:sz w:val="18"/>
                <w:szCs w:val="18"/>
              </w:rPr>
              <w:t>i</w:t>
            </w:r>
            <w:proofErr w:type="spellEnd"/>
            <w:r w:rsidRPr="003374EC">
              <w:rPr>
                <w:rFonts w:ascii="Menlo" w:hAnsi="Menlo" w:cs="Menlo"/>
                <w:color w:val="000000"/>
                <w:sz w:val="18"/>
                <w:szCs w:val="18"/>
              </w:rPr>
              <w:t>[</w:t>
            </w:r>
            <w:r w:rsidRPr="003374EC">
              <w:rPr>
                <w:rFonts w:ascii="Menlo" w:hAnsi="Menlo" w:cs="Menlo"/>
                <w:color w:val="A31515"/>
                <w:sz w:val="18"/>
                <w:szCs w:val="18"/>
              </w:rPr>
              <w:t>'Age'</w:t>
            </w:r>
            <w:r w:rsidRPr="003374EC">
              <w:rPr>
                <w:rFonts w:ascii="Menlo" w:hAnsi="Menlo" w:cs="Menlo"/>
                <w:color w:val="000000"/>
                <w:sz w:val="18"/>
                <w:szCs w:val="18"/>
              </w:rPr>
              <w:t>]&lt;=</w:t>
            </w:r>
            <w:r w:rsidRPr="003374EC">
              <w:rPr>
                <w:rFonts w:ascii="Menlo" w:hAnsi="Menlo" w:cs="Menlo"/>
                <w:color w:val="116644"/>
                <w:sz w:val="18"/>
                <w:szCs w:val="18"/>
              </w:rPr>
              <w:t>59</w:t>
            </w:r>
            <w:r w:rsidRPr="003374EC">
              <w:rPr>
                <w:rFonts w:ascii="Menlo" w:hAnsi="Menlo" w:cs="Menlo"/>
                <w:color w:val="000000"/>
                <w:sz w:val="18"/>
                <w:szCs w:val="18"/>
              </w:rPr>
              <w:t>),</w:t>
            </w:r>
            <w:r w:rsidRPr="003374EC">
              <w:rPr>
                <w:rFonts w:ascii="Menlo" w:hAnsi="Menlo" w:cs="Menlo"/>
                <w:color w:val="A31515"/>
                <w:sz w:val="18"/>
                <w:szCs w:val="18"/>
              </w:rPr>
              <w:t>'</w:t>
            </w:r>
            <w:proofErr w:type="spellStart"/>
            <w:r w:rsidRPr="003374EC">
              <w:rPr>
                <w:rFonts w:ascii="Menlo" w:hAnsi="Menlo" w:cs="Menlo"/>
                <w:color w:val="A31515"/>
                <w:sz w:val="18"/>
                <w:szCs w:val="18"/>
              </w:rPr>
              <w:t>Age_group</w:t>
            </w:r>
            <w:proofErr w:type="spellEnd"/>
            <w:r w:rsidRPr="003374EC">
              <w:rPr>
                <w:rFonts w:ascii="Menlo" w:hAnsi="Menlo" w:cs="Menlo"/>
                <w:color w:val="A31515"/>
                <w:sz w:val="18"/>
                <w:szCs w:val="18"/>
              </w:rPr>
              <w:t>'</w:t>
            </w:r>
            <w:r w:rsidRPr="003374EC">
              <w:rPr>
                <w:rFonts w:ascii="Menlo" w:hAnsi="Menlo" w:cs="Menlo"/>
                <w:color w:val="000000"/>
                <w:sz w:val="18"/>
                <w:szCs w:val="18"/>
              </w:rPr>
              <w:t>]=</w:t>
            </w:r>
            <w:r w:rsidRPr="003374EC">
              <w:rPr>
                <w:rFonts w:ascii="Menlo" w:hAnsi="Menlo" w:cs="Menlo"/>
                <w:color w:val="A31515"/>
                <w:sz w:val="18"/>
                <w:szCs w:val="18"/>
              </w:rPr>
              <w:t>'Age_50-59'</w:t>
            </w:r>
          </w:p>
          <w:p w14:paraId="1497856D" w14:textId="77777777" w:rsidR="00B01DA4" w:rsidRPr="003374EC" w:rsidRDefault="00B01DA4" w:rsidP="00B01DA4">
            <w:pPr>
              <w:shd w:val="clear" w:color="auto" w:fill="F7F7F7"/>
              <w:spacing w:line="285" w:lineRule="atLeast"/>
              <w:rPr>
                <w:rFonts w:ascii="Menlo" w:hAnsi="Menlo" w:cs="Menlo"/>
                <w:color w:val="000000"/>
                <w:sz w:val="18"/>
                <w:szCs w:val="18"/>
              </w:rPr>
            </w:pPr>
            <w:r w:rsidRPr="003374EC">
              <w:rPr>
                <w:rFonts w:ascii="Menlo" w:hAnsi="Menlo" w:cs="Menlo"/>
                <w:color w:val="000000"/>
                <w:sz w:val="18"/>
                <w:szCs w:val="18"/>
              </w:rPr>
              <w:t xml:space="preserve">  </w:t>
            </w:r>
            <w:proofErr w:type="spellStart"/>
            <w:r w:rsidRPr="003374EC">
              <w:rPr>
                <w:rFonts w:ascii="Menlo" w:hAnsi="Menlo" w:cs="Menlo"/>
                <w:color w:val="000000"/>
                <w:sz w:val="18"/>
                <w:szCs w:val="18"/>
              </w:rPr>
              <w:t>i.loc</w:t>
            </w:r>
            <w:proofErr w:type="spellEnd"/>
            <w:r w:rsidRPr="003374EC">
              <w:rPr>
                <w:rFonts w:ascii="Menlo" w:hAnsi="Menlo" w:cs="Menlo"/>
                <w:color w:val="000000"/>
                <w:sz w:val="18"/>
                <w:szCs w:val="18"/>
              </w:rPr>
              <w:t>[</w:t>
            </w:r>
            <w:proofErr w:type="spellStart"/>
            <w:r w:rsidRPr="003374EC">
              <w:rPr>
                <w:rFonts w:ascii="Menlo" w:hAnsi="Menlo" w:cs="Menlo"/>
                <w:color w:val="000000"/>
                <w:sz w:val="18"/>
                <w:szCs w:val="18"/>
              </w:rPr>
              <w:t>i</w:t>
            </w:r>
            <w:proofErr w:type="spellEnd"/>
            <w:r w:rsidRPr="003374EC">
              <w:rPr>
                <w:rFonts w:ascii="Menlo" w:hAnsi="Menlo" w:cs="Menlo"/>
                <w:color w:val="000000"/>
                <w:sz w:val="18"/>
                <w:szCs w:val="18"/>
              </w:rPr>
              <w:t>[</w:t>
            </w:r>
            <w:r w:rsidRPr="003374EC">
              <w:rPr>
                <w:rFonts w:ascii="Menlo" w:hAnsi="Menlo" w:cs="Menlo"/>
                <w:color w:val="A31515"/>
                <w:sz w:val="18"/>
                <w:szCs w:val="18"/>
              </w:rPr>
              <w:t>'Age'</w:t>
            </w:r>
            <w:r w:rsidRPr="003374EC">
              <w:rPr>
                <w:rFonts w:ascii="Menlo" w:hAnsi="Menlo" w:cs="Menlo"/>
                <w:color w:val="000000"/>
                <w:sz w:val="18"/>
                <w:szCs w:val="18"/>
              </w:rPr>
              <w:t>]&gt;=</w:t>
            </w:r>
            <w:r w:rsidRPr="003374EC">
              <w:rPr>
                <w:rFonts w:ascii="Menlo" w:hAnsi="Menlo" w:cs="Menlo"/>
                <w:color w:val="116644"/>
                <w:sz w:val="18"/>
                <w:szCs w:val="18"/>
              </w:rPr>
              <w:t>60</w:t>
            </w:r>
            <w:r w:rsidRPr="003374EC">
              <w:rPr>
                <w:rFonts w:ascii="Menlo" w:hAnsi="Menlo" w:cs="Menlo"/>
                <w:color w:val="000000"/>
                <w:sz w:val="18"/>
                <w:szCs w:val="18"/>
              </w:rPr>
              <w:t xml:space="preserve"> ,</w:t>
            </w:r>
            <w:r w:rsidRPr="003374EC">
              <w:rPr>
                <w:rFonts w:ascii="Menlo" w:hAnsi="Menlo" w:cs="Menlo"/>
                <w:color w:val="A31515"/>
                <w:sz w:val="18"/>
                <w:szCs w:val="18"/>
              </w:rPr>
              <w:t>'</w:t>
            </w:r>
            <w:proofErr w:type="spellStart"/>
            <w:r w:rsidRPr="003374EC">
              <w:rPr>
                <w:rFonts w:ascii="Menlo" w:hAnsi="Menlo" w:cs="Menlo"/>
                <w:color w:val="A31515"/>
                <w:sz w:val="18"/>
                <w:szCs w:val="18"/>
              </w:rPr>
              <w:t>Age_group</w:t>
            </w:r>
            <w:proofErr w:type="spellEnd"/>
            <w:r w:rsidRPr="003374EC">
              <w:rPr>
                <w:rFonts w:ascii="Menlo" w:hAnsi="Menlo" w:cs="Menlo"/>
                <w:color w:val="A31515"/>
                <w:sz w:val="18"/>
                <w:szCs w:val="18"/>
              </w:rPr>
              <w:t>'</w:t>
            </w:r>
            <w:r w:rsidRPr="003374EC">
              <w:rPr>
                <w:rFonts w:ascii="Menlo" w:hAnsi="Menlo" w:cs="Menlo"/>
                <w:color w:val="000000"/>
                <w:sz w:val="18"/>
                <w:szCs w:val="18"/>
              </w:rPr>
              <w:t>]=</w:t>
            </w:r>
            <w:r w:rsidRPr="003374EC">
              <w:rPr>
                <w:rFonts w:ascii="Menlo" w:hAnsi="Menlo" w:cs="Menlo"/>
                <w:color w:val="A31515"/>
                <w:sz w:val="18"/>
                <w:szCs w:val="18"/>
              </w:rPr>
              <w:t>'Age_60+'</w:t>
            </w:r>
          </w:p>
          <w:p w14:paraId="4CD95173" w14:textId="0F46CD6E" w:rsidR="00FB7FE3" w:rsidRPr="00D75B3D" w:rsidRDefault="00FB7FE3" w:rsidP="008854F6">
            <w:pPr>
              <w:shd w:val="clear" w:color="auto" w:fill="FFFFFF"/>
              <w:spacing w:line="270" w:lineRule="atLeast"/>
              <w:rPr>
                <w:rFonts w:ascii="Menlo" w:hAnsi="Menlo" w:cs="Menlo"/>
                <w:color w:val="000000"/>
                <w:sz w:val="18"/>
                <w:szCs w:val="18"/>
              </w:rPr>
            </w:pPr>
          </w:p>
          <w:p w14:paraId="7D028FA5" w14:textId="77777777" w:rsidR="008854F6" w:rsidRDefault="008854F6" w:rsidP="008854F6">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distribution of new features</w:t>
            </w:r>
          </w:p>
          <w:p w14:paraId="664D9F48" w14:textId="77777777" w:rsidR="008854F6" w:rsidRDefault="008854F6" w:rsidP="008854F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plt.figure</w:t>
            </w:r>
            <w:proofErr w:type="spellEnd"/>
            <w:r>
              <w:rPr>
                <w:rFonts w:ascii="Menlo" w:hAnsi="Menlo" w:cs="Menlo"/>
                <w:color w:val="000000"/>
                <w:sz w:val="18"/>
                <w:szCs w:val="18"/>
              </w:rPr>
              <w:t>(</w:t>
            </w:r>
            <w:proofErr w:type="spellStart"/>
            <w:r>
              <w:rPr>
                <w:rFonts w:ascii="Menlo" w:hAnsi="Menlo" w:cs="Menlo"/>
                <w:color w:val="001080"/>
                <w:sz w:val="18"/>
                <w:szCs w:val="18"/>
              </w:rPr>
              <w:t>figsize</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4AE46E0A" w14:textId="77777777" w:rsidR="008854F6" w:rsidRDefault="008854F6" w:rsidP="008854F6">
            <w:pPr>
              <w:shd w:val="clear" w:color="auto" w:fill="FFFFFF"/>
              <w:spacing w:line="270" w:lineRule="atLeast"/>
              <w:rPr>
                <w:rFonts w:ascii="Menlo" w:hAnsi="Menlo" w:cs="Menlo"/>
                <w:color w:val="000000"/>
                <w:sz w:val="18"/>
                <w:szCs w:val="18"/>
              </w:rPr>
            </w:pPr>
            <w:r>
              <w:rPr>
                <w:rFonts w:ascii="Menlo" w:hAnsi="Menlo" w:cs="Menlo"/>
                <w:color w:val="000000"/>
                <w:sz w:val="18"/>
                <w:szCs w:val="18"/>
              </w:rPr>
              <w:t>g=</w:t>
            </w:r>
            <w:proofErr w:type="spellStart"/>
            <w:r>
              <w:rPr>
                <w:rFonts w:ascii="Menlo" w:hAnsi="Menlo" w:cs="Menlo"/>
                <w:color w:val="000000"/>
                <w:sz w:val="18"/>
                <w:szCs w:val="18"/>
              </w:rPr>
              <w:t>sns.countplot</w:t>
            </w:r>
            <w:proofErr w:type="spellEnd"/>
            <w:r>
              <w:rPr>
                <w:rFonts w:ascii="Menlo" w:hAnsi="Menlo" w:cs="Menlo"/>
                <w:color w:val="000000"/>
                <w:sz w:val="18"/>
                <w:szCs w:val="18"/>
              </w:rPr>
              <w:t>(</w:t>
            </w:r>
            <w:r>
              <w:rPr>
                <w:rFonts w:ascii="Menlo" w:hAnsi="Menlo" w:cs="Menlo"/>
                <w:color w:val="001080"/>
                <w:sz w:val="18"/>
                <w:szCs w:val="18"/>
              </w:rPr>
              <w:t>data</w:t>
            </w:r>
            <w:r>
              <w:rPr>
                <w:rFonts w:ascii="Menlo" w:hAnsi="Menlo" w:cs="Menlo"/>
                <w:color w:val="000000"/>
                <w:sz w:val="18"/>
                <w:szCs w:val="18"/>
              </w:rPr>
              <w:t>=</w:t>
            </w:r>
            <w:proofErr w:type="spellStart"/>
            <w:r>
              <w:rPr>
                <w:rFonts w:ascii="Menlo" w:hAnsi="Menlo" w:cs="Menlo"/>
                <w:color w:val="000000"/>
                <w:sz w:val="18"/>
                <w:szCs w:val="18"/>
              </w:rPr>
              <w:t>n_train</w:t>
            </w:r>
            <w:proofErr w:type="spellEnd"/>
            <w:r>
              <w:rPr>
                <w:rFonts w:ascii="Menlo" w:hAnsi="Menlo" w:cs="Menlo"/>
                <w:color w:val="000000"/>
                <w:sz w:val="18"/>
                <w:szCs w:val="18"/>
              </w:rPr>
              <w:t xml:space="preserve">, </w:t>
            </w:r>
            <w:r>
              <w:rPr>
                <w:rFonts w:ascii="Menlo" w:hAnsi="Menlo" w:cs="Menlo"/>
                <w:color w:val="001080"/>
                <w:sz w:val="18"/>
                <w:szCs w:val="18"/>
              </w:rPr>
              <w:t>x</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Age_group</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1080"/>
                <w:sz w:val="18"/>
                <w:szCs w:val="18"/>
              </w:rPr>
              <w:t>hue</w:t>
            </w:r>
            <w:r>
              <w:rPr>
                <w:rFonts w:ascii="Menlo" w:hAnsi="Menlo" w:cs="Menlo"/>
                <w:color w:val="000000"/>
                <w:sz w:val="18"/>
                <w:szCs w:val="18"/>
              </w:rPr>
              <w:t>=</w:t>
            </w:r>
            <w:r>
              <w:rPr>
                <w:rFonts w:ascii="Menlo" w:hAnsi="Menlo" w:cs="Menlo"/>
                <w:color w:val="A31515"/>
                <w:sz w:val="18"/>
                <w:szCs w:val="18"/>
              </w:rPr>
              <w:t>'Transported'</w:t>
            </w:r>
            <w:r>
              <w:rPr>
                <w:rFonts w:ascii="Menlo" w:hAnsi="Menlo" w:cs="Menlo"/>
                <w:color w:val="000000"/>
                <w:sz w:val="18"/>
                <w:szCs w:val="18"/>
              </w:rPr>
              <w:t xml:space="preserve">, </w:t>
            </w:r>
            <w:r>
              <w:rPr>
                <w:rFonts w:ascii="Menlo" w:hAnsi="Menlo" w:cs="Menlo"/>
                <w:color w:val="001080"/>
                <w:sz w:val="18"/>
                <w:szCs w:val="18"/>
              </w:rPr>
              <w:t>order</w:t>
            </w:r>
            <w:r>
              <w:rPr>
                <w:rFonts w:ascii="Menlo" w:hAnsi="Menlo" w:cs="Menlo"/>
                <w:color w:val="000000"/>
                <w:sz w:val="18"/>
                <w:szCs w:val="18"/>
              </w:rPr>
              <w:t>=[</w:t>
            </w:r>
            <w:r>
              <w:rPr>
                <w:rFonts w:ascii="Menlo" w:hAnsi="Menlo" w:cs="Menlo"/>
                <w:color w:val="A31515"/>
                <w:sz w:val="18"/>
                <w:szCs w:val="18"/>
              </w:rPr>
              <w:t>'Age_0-9'</w:t>
            </w:r>
            <w:r>
              <w:rPr>
                <w:rFonts w:ascii="Menlo" w:hAnsi="Menlo" w:cs="Menlo"/>
                <w:color w:val="000000"/>
                <w:sz w:val="18"/>
                <w:szCs w:val="18"/>
              </w:rPr>
              <w:t>,</w:t>
            </w:r>
            <w:r>
              <w:rPr>
                <w:rFonts w:ascii="Menlo" w:hAnsi="Menlo" w:cs="Menlo"/>
                <w:color w:val="A31515"/>
                <w:sz w:val="18"/>
                <w:szCs w:val="18"/>
              </w:rPr>
              <w:t>'Age_10-19'</w:t>
            </w:r>
            <w:r>
              <w:rPr>
                <w:rFonts w:ascii="Menlo" w:hAnsi="Menlo" w:cs="Menlo"/>
                <w:color w:val="000000"/>
                <w:sz w:val="18"/>
                <w:szCs w:val="18"/>
              </w:rPr>
              <w:t>,</w:t>
            </w:r>
            <w:r>
              <w:rPr>
                <w:rFonts w:ascii="Menlo" w:hAnsi="Menlo" w:cs="Menlo"/>
                <w:color w:val="A31515"/>
                <w:sz w:val="18"/>
                <w:szCs w:val="18"/>
              </w:rPr>
              <w:t>'Age_20-29'</w:t>
            </w:r>
            <w:r>
              <w:rPr>
                <w:rFonts w:ascii="Menlo" w:hAnsi="Menlo" w:cs="Menlo"/>
                <w:color w:val="000000"/>
                <w:sz w:val="18"/>
                <w:szCs w:val="18"/>
              </w:rPr>
              <w:t>,</w:t>
            </w:r>
            <w:r>
              <w:rPr>
                <w:rFonts w:ascii="Menlo" w:hAnsi="Menlo" w:cs="Menlo"/>
                <w:color w:val="A31515"/>
                <w:sz w:val="18"/>
                <w:szCs w:val="18"/>
              </w:rPr>
              <w:t>'Age_30-39'</w:t>
            </w:r>
            <w:r>
              <w:rPr>
                <w:rFonts w:ascii="Menlo" w:hAnsi="Menlo" w:cs="Menlo"/>
                <w:color w:val="000000"/>
                <w:sz w:val="18"/>
                <w:szCs w:val="18"/>
              </w:rPr>
              <w:t>,</w:t>
            </w:r>
            <w:r>
              <w:rPr>
                <w:rFonts w:ascii="Menlo" w:hAnsi="Menlo" w:cs="Menlo"/>
                <w:color w:val="A31515"/>
                <w:sz w:val="18"/>
                <w:szCs w:val="18"/>
              </w:rPr>
              <w:t>'Age_40-49'</w:t>
            </w:r>
            <w:r>
              <w:rPr>
                <w:rFonts w:ascii="Menlo" w:hAnsi="Menlo" w:cs="Menlo"/>
                <w:color w:val="000000"/>
                <w:sz w:val="18"/>
                <w:szCs w:val="18"/>
              </w:rPr>
              <w:t>,</w:t>
            </w:r>
            <w:r>
              <w:rPr>
                <w:rFonts w:ascii="Menlo" w:hAnsi="Menlo" w:cs="Menlo"/>
                <w:color w:val="A31515"/>
                <w:sz w:val="18"/>
                <w:szCs w:val="18"/>
              </w:rPr>
              <w:t>'Age_50-59'</w:t>
            </w:r>
            <w:r>
              <w:rPr>
                <w:rFonts w:ascii="Menlo" w:hAnsi="Menlo" w:cs="Menlo"/>
                <w:color w:val="000000"/>
                <w:sz w:val="18"/>
                <w:szCs w:val="18"/>
              </w:rPr>
              <w:t>,</w:t>
            </w:r>
            <w:r>
              <w:rPr>
                <w:rFonts w:ascii="Menlo" w:hAnsi="Menlo" w:cs="Menlo"/>
                <w:color w:val="A31515"/>
                <w:sz w:val="18"/>
                <w:szCs w:val="18"/>
              </w:rPr>
              <w:t>'Age_60+'</w:t>
            </w:r>
            <w:r>
              <w:rPr>
                <w:rFonts w:ascii="Menlo" w:hAnsi="Menlo" w:cs="Menlo"/>
                <w:color w:val="000000"/>
                <w:sz w:val="18"/>
                <w:szCs w:val="18"/>
              </w:rPr>
              <w:t>])</w:t>
            </w:r>
          </w:p>
          <w:p w14:paraId="0F04E28B" w14:textId="696E9303" w:rsidR="008854F6" w:rsidRPr="008854F6" w:rsidRDefault="008854F6" w:rsidP="008854F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plt.title</w:t>
            </w:r>
            <w:proofErr w:type="spellEnd"/>
            <w:r>
              <w:rPr>
                <w:rFonts w:ascii="Menlo" w:hAnsi="Menlo" w:cs="Menlo"/>
                <w:color w:val="000000"/>
                <w:sz w:val="18"/>
                <w:szCs w:val="18"/>
              </w:rPr>
              <w:t>(</w:t>
            </w:r>
            <w:r>
              <w:rPr>
                <w:rFonts w:ascii="Menlo" w:hAnsi="Menlo" w:cs="Menlo"/>
                <w:color w:val="A31515"/>
                <w:sz w:val="18"/>
                <w:szCs w:val="18"/>
              </w:rPr>
              <w:t>'Age group distribution'</w:t>
            </w:r>
            <w:r>
              <w:rPr>
                <w:rFonts w:ascii="Menlo" w:hAnsi="Menlo" w:cs="Menlo"/>
                <w:color w:val="000000"/>
                <w:sz w:val="18"/>
                <w:szCs w:val="18"/>
              </w:rPr>
              <w:t>)</w:t>
            </w:r>
          </w:p>
        </w:tc>
      </w:tr>
    </w:tbl>
    <w:p w14:paraId="67DAD8D8" w14:textId="77777777" w:rsidR="00DB5E2E" w:rsidRDefault="00DB5E2E" w:rsidP="00015008">
      <w:pPr>
        <w:ind w:firstLine="480"/>
      </w:pPr>
      <w:r w:rsidRPr="008854F6">
        <w:rPr>
          <w:noProof/>
        </w:rPr>
        <w:lastRenderedPageBreak/>
        <w:drawing>
          <wp:anchor distT="0" distB="0" distL="114300" distR="114300" simplePos="0" relativeHeight="251658252" behindDoc="1" locked="0" layoutInCell="1" allowOverlap="1" wp14:anchorId="51E6DE89" wp14:editId="58FDEB34">
            <wp:simplePos x="0" y="0"/>
            <wp:positionH relativeFrom="column">
              <wp:posOffset>2553335</wp:posOffset>
            </wp:positionH>
            <wp:positionV relativeFrom="paragraph">
              <wp:posOffset>33918</wp:posOffset>
            </wp:positionV>
            <wp:extent cx="3188335" cy="1473200"/>
            <wp:effectExtent l="0" t="0" r="3810" b="0"/>
            <wp:wrapTight wrapText="bothSides">
              <wp:wrapPolygon edited="0">
                <wp:start x="0" y="0"/>
                <wp:lineTo x="0" y="21468"/>
                <wp:lineTo x="21520" y="21468"/>
                <wp:lineTo x="21520" y="0"/>
                <wp:lineTo x="0" y="0"/>
              </wp:wrapPolygon>
            </wp:wrapTight>
            <wp:docPr id="1836214231" name="Picture 1836214231" descr="一張含有 文字, 螢幕擷取畫面, 字型,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14231" name="圖片 1" descr="一張含有 文字, 螢幕擷取畫面, 字型, 繪圖 的圖片&#10;&#10;自動產生的描述"/>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88335" cy="1473200"/>
                    </a:xfrm>
                    <a:prstGeom prst="rect">
                      <a:avLst/>
                    </a:prstGeom>
                  </pic:spPr>
                </pic:pic>
              </a:graphicData>
            </a:graphic>
            <wp14:sizeRelH relativeFrom="page">
              <wp14:pctWidth>0</wp14:pctWidth>
            </wp14:sizeRelH>
            <wp14:sizeRelV relativeFrom="page">
              <wp14:pctHeight>0</wp14:pctHeight>
            </wp14:sizeRelV>
          </wp:anchor>
        </w:drawing>
      </w:r>
    </w:p>
    <w:p w14:paraId="05A28430" w14:textId="26E63062" w:rsidR="00C3647C" w:rsidRDefault="006224D0" w:rsidP="00C3647C">
      <w:pPr>
        <w:ind w:firstLine="480"/>
      </w:pPr>
      <w:r>
        <w:t>It separated</w:t>
      </w:r>
      <w:r w:rsidR="008854F6" w:rsidRPr="008854F6">
        <w:t xml:space="preserve"> age </w:t>
      </w:r>
      <w:r w:rsidR="00157413">
        <w:t>group</w:t>
      </w:r>
      <w:r w:rsidR="008854F6" w:rsidRPr="008854F6">
        <w:t xml:space="preserve"> and </w:t>
      </w:r>
      <w:r w:rsidR="00A45A0D">
        <w:t>tried</w:t>
      </w:r>
      <w:r w:rsidR="008854F6" w:rsidRPr="008854F6">
        <w:t xml:space="preserve"> to find out the relationship between the predicted value “transported” and the separat</w:t>
      </w:r>
      <w:r w:rsidR="009700EA">
        <w:t>ed</w:t>
      </w:r>
      <w:r w:rsidR="008854F6" w:rsidRPr="008854F6">
        <w:t xml:space="preserve"> age groups.</w:t>
      </w:r>
    </w:p>
    <w:p w14:paraId="0C710C14" w14:textId="4E2AFF4C" w:rsidR="008854F6" w:rsidRDefault="008854F6" w:rsidP="008854F6">
      <w:pPr>
        <w:pStyle w:val="Heading4"/>
      </w:pPr>
      <w:r>
        <w:t>Findings</w:t>
      </w:r>
    </w:p>
    <w:p w14:paraId="05C510B5" w14:textId="4A96089A" w:rsidR="008854F6" w:rsidRDefault="00AD282D" w:rsidP="002C03F1">
      <w:pPr>
        <w:ind w:firstLine="480"/>
        <w:jc w:val="both"/>
      </w:pPr>
      <w:r>
        <w:t xml:space="preserve">The ratio of transported </w:t>
      </w:r>
      <w:r w:rsidR="00D87887">
        <w:t xml:space="preserve">in </w:t>
      </w:r>
      <w:r w:rsidR="00D308D0">
        <w:t xml:space="preserve">age group </w:t>
      </w:r>
      <w:r w:rsidR="00123E17">
        <w:t xml:space="preserve">0 </w:t>
      </w:r>
      <w:r w:rsidR="00D87887">
        <w:t>–</w:t>
      </w:r>
      <w:r w:rsidR="00123E17">
        <w:t xml:space="preserve"> 9</w:t>
      </w:r>
      <w:r w:rsidR="00D87887">
        <w:t xml:space="preserve"> is higher</w:t>
      </w:r>
      <w:r w:rsidR="008854F6">
        <w:t xml:space="preserve"> than </w:t>
      </w:r>
      <w:r w:rsidR="00360267">
        <w:t>rate of non –</w:t>
      </w:r>
      <w:r w:rsidR="008854F6">
        <w:t xml:space="preserve"> transported.</w:t>
      </w:r>
    </w:p>
    <w:p w14:paraId="28046EBD" w14:textId="32035FED" w:rsidR="00866991" w:rsidRPr="007007B4" w:rsidRDefault="00866991" w:rsidP="007007B4">
      <w:pPr>
        <w:pStyle w:val="Heading2"/>
        <w:rPr>
          <w:rStyle w:val="notion-enable-hover"/>
        </w:rPr>
      </w:pPr>
      <w:bookmarkStart w:id="18" w:name="_Toc150474634"/>
      <w:r w:rsidRPr="007007B4">
        <w:rPr>
          <w:rStyle w:val="notion-enable-hover"/>
        </w:rPr>
        <w:t>Cabin Distribution</w:t>
      </w:r>
      <w:bookmarkEnd w:id="18"/>
    </w:p>
    <w:tbl>
      <w:tblPr>
        <w:tblStyle w:val="TableGrid"/>
        <w:tblW w:w="0" w:type="auto"/>
        <w:tblBorders>
          <w:top w:val="single" w:sz="4" w:space="0" w:color="C7C1C7"/>
          <w:left w:val="single" w:sz="4" w:space="0" w:color="C7C1C7"/>
          <w:bottom w:val="single" w:sz="4" w:space="0" w:color="C7C1C7"/>
          <w:right w:val="single" w:sz="4" w:space="0" w:color="C7C1C7"/>
          <w:insideH w:val="none" w:sz="0" w:space="0" w:color="auto"/>
          <w:insideV w:val="none" w:sz="0" w:space="0" w:color="auto"/>
        </w:tblBorders>
        <w:tblLook w:val="04A0" w:firstRow="1" w:lastRow="0" w:firstColumn="1" w:lastColumn="0" w:noHBand="0" w:noVBand="1"/>
      </w:tblPr>
      <w:tblGrid>
        <w:gridCol w:w="9016"/>
      </w:tblGrid>
      <w:tr w:rsidR="00866991" w14:paraId="79929DBB" w14:textId="77777777" w:rsidTr="00F16DBA">
        <w:tc>
          <w:tcPr>
            <w:tcW w:w="9016" w:type="dxa"/>
          </w:tcPr>
          <w:p w14:paraId="6332DC73" w14:textId="05BA2E52" w:rsidR="00C3647C" w:rsidRPr="00181421" w:rsidRDefault="00C3647C" w:rsidP="00C3647C">
            <w:pPr>
              <w:shd w:val="clear" w:color="auto" w:fill="F7F7F7"/>
              <w:rPr>
                <w:rFonts w:ascii="Menlo" w:hAnsi="Menlo" w:cs="Menlo"/>
                <w:color w:val="000000"/>
                <w:sz w:val="18"/>
                <w:szCs w:val="18"/>
              </w:rPr>
            </w:pPr>
            <w:r w:rsidRPr="00181421">
              <w:rPr>
                <w:rFonts w:ascii="Menlo" w:hAnsi="Menlo" w:cs="Menlo"/>
                <w:color w:val="000000"/>
                <w:sz w:val="18"/>
                <w:szCs w:val="18"/>
              </w:rPr>
              <w:t>x = [train, test]</w:t>
            </w:r>
          </w:p>
          <w:p w14:paraId="31400178" w14:textId="77777777" w:rsidR="00C3647C" w:rsidRPr="00181421" w:rsidRDefault="00C3647C" w:rsidP="00C3647C">
            <w:pPr>
              <w:shd w:val="clear" w:color="auto" w:fill="F7F7F7"/>
              <w:rPr>
                <w:rFonts w:ascii="Menlo" w:hAnsi="Menlo" w:cs="Menlo"/>
                <w:color w:val="000000"/>
                <w:sz w:val="18"/>
                <w:szCs w:val="18"/>
              </w:rPr>
            </w:pPr>
            <w:r w:rsidRPr="00181421">
              <w:rPr>
                <w:rFonts w:ascii="Menlo" w:hAnsi="Menlo" w:cs="Menlo"/>
                <w:color w:val="AF00DB"/>
                <w:sz w:val="18"/>
                <w:szCs w:val="18"/>
              </w:rPr>
              <w:t>for</w:t>
            </w:r>
            <w:r w:rsidRPr="00181421">
              <w:rPr>
                <w:rFonts w:ascii="Menlo" w:hAnsi="Menlo" w:cs="Menlo"/>
                <w:color w:val="000000"/>
                <w:sz w:val="18"/>
                <w:szCs w:val="18"/>
              </w:rPr>
              <w:t xml:space="preserve"> </w:t>
            </w:r>
            <w:proofErr w:type="spellStart"/>
            <w:r w:rsidRPr="00181421">
              <w:rPr>
                <w:rFonts w:ascii="Menlo" w:hAnsi="Menlo" w:cs="Menlo"/>
                <w:color w:val="000000"/>
                <w:sz w:val="18"/>
                <w:szCs w:val="18"/>
              </w:rPr>
              <w:t>i</w:t>
            </w:r>
            <w:proofErr w:type="spellEnd"/>
            <w:r w:rsidRPr="00181421">
              <w:rPr>
                <w:rFonts w:ascii="Menlo" w:hAnsi="Menlo" w:cs="Menlo"/>
                <w:color w:val="000000"/>
                <w:sz w:val="18"/>
                <w:szCs w:val="18"/>
              </w:rPr>
              <w:t xml:space="preserve"> </w:t>
            </w:r>
            <w:r w:rsidRPr="00181421">
              <w:rPr>
                <w:rFonts w:ascii="Menlo" w:hAnsi="Menlo" w:cs="Menlo"/>
                <w:color w:val="0000FF"/>
                <w:sz w:val="18"/>
                <w:szCs w:val="18"/>
              </w:rPr>
              <w:t>in</w:t>
            </w:r>
            <w:r w:rsidRPr="00181421">
              <w:rPr>
                <w:rFonts w:ascii="Menlo" w:hAnsi="Menlo" w:cs="Menlo"/>
                <w:color w:val="000000"/>
                <w:sz w:val="18"/>
                <w:szCs w:val="18"/>
              </w:rPr>
              <w:t xml:space="preserve"> x:</w:t>
            </w:r>
          </w:p>
          <w:p w14:paraId="74A80CEC" w14:textId="77777777" w:rsidR="00C3647C" w:rsidRPr="00181421" w:rsidRDefault="00C3647C" w:rsidP="00C3647C">
            <w:pPr>
              <w:shd w:val="clear" w:color="auto" w:fill="F7F7F7"/>
              <w:rPr>
                <w:rFonts w:ascii="Menlo" w:hAnsi="Menlo" w:cs="Menlo"/>
                <w:color w:val="000000"/>
                <w:sz w:val="18"/>
                <w:szCs w:val="18"/>
              </w:rPr>
            </w:pPr>
            <w:r w:rsidRPr="00181421">
              <w:rPr>
                <w:rFonts w:ascii="Menlo" w:hAnsi="Menlo" w:cs="Menlo"/>
                <w:color w:val="008000"/>
                <w:sz w:val="18"/>
                <w:szCs w:val="18"/>
              </w:rPr>
              <w:t># Cabin - The cabin number where the passenger is staying. Takes the form deck/num/side, where side can be either P for Port or S for Starboard.</w:t>
            </w:r>
          </w:p>
          <w:p w14:paraId="309CA426" w14:textId="77777777" w:rsidR="00C3647C" w:rsidRPr="00181421" w:rsidRDefault="00C3647C" w:rsidP="00C3647C">
            <w:pPr>
              <w:shd w:val="clear" w:color="auto" w:fill="F7F7F7"/>
              <w:rPr>
                <w:rFonts w:ascii="Menlo" w:hAnsi="Menlo" w:cs="Menlo"/>
                <w:color w:val="000000"/>
                <w:sz w:val="18"/>
                <w:szCs w:val="18"/>
              </w:rPr>
            </w:pPr>
            <w:r w:rsidRPr="00181421">
              <w:rPr>
                <w:rFonts w:ascii="Menlo" w:hAnsi="Menlo" w:cs="Menlo"/>
                <w:color w:val="000000"/>
                <w:sz w:val="18"/>
                <w:szCs w:val="18"/>
              </w:rPr>
              <w:t xml:space="preserve">  </w:t>
            </w:r>
            <w:proofErr w:type="spellStart"/>
            <w:r w:rsidRPr="00181421">
              <w:rPr>
                <w:rFonts w:ascii="Menlo" w:hAnsi="Menlo" w:cs="Menlo"/>
                <w:color w:val="000000"/>
                <w:sz w:val="18"/>
                <w:szCs w:val="18"/>
              </w:rPr>
              <w:t>i</w:t>
            </w:r>
            <w:proofErr w:type="spellEnd"/>
            <w:r w:rsidRPr="00181421">
              <w:rPr>
                <w:rFonts w:ascii="Menlo" w:hAnsi="Menlo" w:cs="Menlo"/>
                <w:color w:val="000000"/>
                <w:sz w:val="18"/>
                <w:szCs w:val="18"/>
              </w:rPr>
              <w:t>[</w:t>
            </w:r>
            <w:r w:rsidRPr="00181421">
              <w:rPr>
                <w:rFonts w:ascii="Menlo" w:hAnsi="Menlo" w:cs="Menlo"/>
                <w:color w:val="A31515"/>
                <w:sz w:val="18"/>
                <w:szCs w:val="18"/>
              </w:rPr>
              <w:t>"Cabin"</w:t>
            </w:r>
            <w:r w:rsidRPr="00181421">
              <w:rPr>
                <w:rFonts w:ascii="Menlo" w:hAnsi="Menlo" w:cs="Menlo"/>
                <w:color w:val="000000"/>
                <w:sz w:val="18"/>
                <w:szCs w:val="18"/>
              </w:rPr>
              <w:t>].</w:t>
            </w:r>
            <w:proofErr w:type="spellStart"/>
            <w:r w:rsidRPr="00181421">
              <w:rPr>
                <w:rFonts w:ascii="Menlo" w:hAnsi="Menlo" w:cs="Menlo"/>
                <w:color w:val="000000"/>
                <w:sz w:val="18"/>
                <w:szCs w:val="18"/>
              </w:rPr>
              <w:t>fillna</w:t>
            </w:r>
            <w:proofErr w:type="spellEnd"/>
            <w:r w:rsidRPr="00181421">
              <w:rPr>
                <w:rFonts w:ascii="Menlo" w:hAnsi="Menlo" w:cs="Menlo"/>
                <w:color w:val="000000"/>
                <w:sz w:val="18"/>
                <w:szCs w:val="18"/>
              </w:rPr>
              <w:t>(</w:t>
            </w:r>
            <w:r w:rsidRPr="00181421">
              <w:rPr>
                <w:rFonts w:ascii="Menlo" w:hAnsi="Menlo" w:cs="Menlo"/>
                <w:color w:val="A31515"/>
                <w:sz w:val="18"/>
                <w:szCs w:val="18"/>
              </w:rPr>
              <w:t>"</w:t>
            </w:r>
            <w:proofErr w:type="spellStart"/>
            <w:r w:rsidRPr="00181421">
              <w:rPr>
                <w:rFonts w:ascii="Menlo" w:hAnsi="Menlo" w:cs="Menlo"/>
                <w:color w:val="A31515"/>
                <w:sz w:val="18"/>
                <w:szCs w:val="18"/>
              </w:rPr>
              <w:t>np.nan</w:t>
            </w:r>
            <w:proofErr w:type="spellEnd"/>
            <w:r w:rsidRPr="00181421">
              <w:rPr>
                <w:rFonts w:ascii="Menlo" w:hAnsi="Menlo" w:cs="Menlo"/>
                <w:color w:val="A31515"/>
                <w:sz w:val="18"/>
                <w:szCs w:val="18"/>
              </w:rPr>
              <w:t>/</w:t>
            </w:r>
            <w:proofErr w:type="spellStart"/>
            <w:r w:rsidRPr="00181421">
              <w:rPr>
                <w:rFonts w:ascii="Menlo" w:hAnsi="Menlo" w:cs="Menlo"/>
                <w:color w:val="A31515"/>
                <w:sz w:val="18"/>
                <w:szCs w:val="18"/>
              </w:rPr>
              <w:t>np.nan</w:t>
            </w:r>
            <w:proofErr w:type="spellEnd"/>
            <w:r w:rsidRPr="00181421">
              <w:rPr>
                <w:rFonts w:ascii="Menlo" w:hAnsi="Menlo" w:cs="Menlo"/>
                <w:color w:val="A31515"/>
                <w:sz w:val="18"/>
                <w:szCs w:val="18"/>
              </w:rPr>
              <w:t>/np.nan"</w:t>
            </w:r>
            <w:r w:rsidRPr="00181421">
              <w:rPr>
                <w:rFonts w:ascii="Menlo" w:hAnsi="Menlo" w:cs="Menlo"/>
                <w:color w:val="000000"/>
                <w:sz w:val="18"/>
                <w:szCs w:val="18"/>
              </w:rPr>
              <w:t>,</w:t>
            </w:r>
            <w:proofErr w:type="spellStart"/>
            <w:r w:rsidRPr="00181421">
              <w:rPr>
                <w:rFonts w:ascii="Menlo" w:hAnsi="Menlo" w:cs="Menlo"/>
                <w:color w:val="000000"/>
                <w:sz w:val="18"/>
                <w:szCs w:val="18"/>
              </w:rPr>
              <w:t>inplace</w:t>
            </w:r>
            <w:proofErr w:type="spellEnd"/>
            <w:r w:rsidRPr="00181421">
              <w:rPr>
                <w:rFonts w:ascii="Menlo" w:hAnsi="Menlo" w:cs="Menlo"/>
                <w:color w:val="000000"/>
                <w:sz w:val="18"/>
                <w:szCs w:val="18"/>
              </w:rPr>
              <w:t>=</w:t>
            </w:r>
            <w:r w:rsidRPr="00181421">
              <w:rPr>
                <w:rFonts w:ascii="Menlo" w:hAnsi="Menlo" w:cs="Menlo"/>
                <w:color w:val="0000FF"/>
                <w:sz w:val="18"/>
                <w:szCs w:val="18"/>
              </w:rPr>
              <w:t>True</w:t>
            </w:r>
            <w:r w:rsidRPr="00181421">
              <w:rPr>
                <w:rFonts w:ascii="Menlo" w:hAnsi="Menlo" w:cs="Menlo"/>
                <w:color w:val="000000"/>
                <w:sz w:val="18"/>
                <w:szCs w:val="18"/>
              </w:rPr>
              <w:t>)</w:t>
            </w:r>
          </w:p>
          <w:p w14:paraId="0452135C" w14:textId="77777777" w:rsidR="00C3647C" w:rsidRPr="00181421" w:rsidRDefault="00C3647C" w:rsidP="00C3647C">
            <w:pPr>
              <w:shd w:val="clear" w:color="auto" w:fill="F7F7F7"/>
              <w:rPr>
                <w:rFonts w:ascii="Menlo" w:hAnsi="Menlo" w:cs="Menlo"/>
                <w:color w:val="000000"/>
                <w:sz w:val="18"/>
                <w:szCs w:val="18"/>
              </w:rPr>
            </w:pPr>
            <w:r w:rsidRPr="00181421">
              <w:rPr>
                <w:rFonts w:ascii="Menlo" w:hAnsi="Menlo" w:cs="Menlo"/>
                <w:color w:val="000000"/>
                <w:sz w:val="18"/>
                <w:szCs w:val="18"/>
              </w:rPr>
              <w:t xml:space="preserve">  </w:t>
            </w:r>
            <w:proofErr w:type="spellStart"/>
            <w:r w:rsidRPr="00181421">
              <w:rPr>
                <w:rFonts w:ascii="Menlo" w:hAnsi="Menlo" w:cs="Menlo"/>
                <w:color w:val="000000"/>
                <w:sz w:val="18"/>
                <w:szCs w:val="18"/>
              </w:rPr>
              <w:t>i</w:t>
            </w:r>
            <w:proofErr w:type="spellEnd"/>
            <w:r w:rsidRPr="00181421">
              <w:rPr>
                <w:rFonts w:ascii="Menlo" w:hAnsi="Menlo" w:cs="Menlo"/>
                <w:color w:val="000000"/>
                <w:sz w:val="18"/>
                <w:szCs w:val="18"/>
              </w:rPr>
              <w:t>[</w:t>
            </w:r>
            <w:r w:rsidRPr="00181421">
              <w:rPr>
                <w:rFonts w:ascii="Menlo" w:hAnsi="Menlo" w:cs="Menlo"/>
                <w:color w:val="A31515"/>
                <w:sz w:val="18"/>
                <w:szCs w:val="18"/>
              </w:rPr>
              <w:t>"Deck"</w:t>
            </w:r>
            <w:r w:rsidRPr="00181421">
              <w:rPr>
                <w:rFonts w:ascii="Menlo" w:hAnsi="Menlo" w:cs="Menlo"/>
                <w:color w:val="000000"/>
                <w:sz w:val="18"/>
                <w:szCs w:val="18"/>
              </w:rPr>
              <w:t xml:space="preserve">] = </w:t>
            </w:r>
            <w:proofErr w:type="spellStart"/>
            <w:r w:rsidRPr="00181421">
              <w:rPr>
                <w:rFonts w:ascii="Menlo" w:hAnsi="Menlo" w:cs="Menlo"/>
                <w:color w:val="000000"/>
                <w:sz w:val="18"/>
                <w:szCs w:val="18"/>
              </w:rPr>
              <w:t>i</w:t>
            </w:r>
            <w:proofErr w:type="spellEnd"/>
            <w:r w:rsidRPr="00181421">
              <w:rPr>
                <w:rFonts w:ascii="Menlo" w:hAnsi="Menlo" w:cs="Menlo"/>
                <w:color w:val="000000"/>
                <w:sz w:val="18"/>
                <w:szCs w:val="18"/>
              </w:rPr>
              <w:t>[</w:t>
            </w:r>
            <w:r w:rsidRPr="00181421">
              <w:rPr>
                <w:rFonts w:ascii="Menlo" w:hAnsi="Menlo" w:cs="Menlo"/>
                <w:color w:val="A31515"/>
                <w:sz w:val="18"/>
                <w:szCs w:val="18"/>
              </w:rPr>
              <w:t>"Cabin"</w:t>
            </w:r>
            <w:r w:rsidRPr="00181421">
              <w:rPr>
                <w:rFonts w:ascii="Menlo" w:hAnsi="Menlo" w:cs="Menlo"/>
                <w:color w:val="000000"/>
                <w:sz w:val="18"/>
                <w:szCs w:val="18"/>
              </w:rPr>
              <w:t>].apply(</w:t>
            </w:r>
            <w:r w:rsidRPr="00181421">
              <w:rPr>
                <w:rFonts w:ascii="Menlo" w:hAnsi="Menlo" w:cs="Menlo"/>
                <w:color w:val="0000FF"/>
                <w:sz w:val="18"/>
                <w:szCs w:val="18"/>
              </w:rPr>
              <w:t>lambda</w:t>
            </w:r>
            <w:r w:rsidRPr="00181421">
              <w:rPr>
                <w:rFonts w:ascii="Menlo" w:hAnsi="Menlo" w:cs="Menlo"/>
                <w:color w:val="000000"/>
                <w:sz w:val="18"/>
                <w:szCs w:val="18"/>
              </w:rPr>
              <w:t xml:space="preserve"> x: </w:t>
            </w:r>
            <w:proofErr w:type="spellStart"/>
            <w:r w:rsidRPr="00181421">
              <w:rPr>
                <w:rFonts w:ascii="Menlo" w:hAnsi="Menlo" w:cs="Menlo"/>
                <w:color w:val="000000"/>
                <w:sz w:val="18"/>
                <w:szCs w:val="18"/>
              </w:rPr>
              <w:t>x.split</w:t>
            </w:r>
            <w:proofErr w:type="spellEnd"/>
            <w:r w:rsidRPr="00181421">
              <w:rPr>
                <w:rFonts w:ascii="Menlo" w:hAnsi="Menlo" w:cs="Menlo"/>
                <w:color w:val="000000"/>
                <w:sz w:val="18"/>
                <w:szCs w:val="18"/>
              </w:rPr>
              <w:t>(</w:t>
            </w:r>
            <w:r w:rsidRPr="00181421">
              <w:rPr>
                <w:rFonts w:ascii="Menlo" w:hAnsi="Menlo" w:cs="Menlo"/>
                <w:color w:val="A31515"/>
                <w:sz w:val="18"/>
                <w:szCs w:val="18"/>
              </w:rPr>
              <w:t>"/"</w:t>
            </w:r>
            <w:r w:rsidRPr="00181421">
              <w:rPr>
                <w:rFonts w:ascii="Menlo" w:hAnsi="Menlo" w:cs="Menlo"/>
                <w:color w:val="000000"/>
                <w:sz w:val="18"/>
                <w:szCs w:val="18"/>
              </w:rPr>
              <w:t>)[</w:t>
            </w:r>
            <w:r w:rsidRPr="00181421">
              <w:rPr>
                <w:rFonts w:ascii="Menlo" w:hAnsi="Menlo" w:cs="Menlo"/>
                <w:color w:val="116644"/>
                <w:sz w:val="18"/>
                <w:szCs w:val="18"/>
              </w:rPr>
              <w:t>0</w:t>
            </w:r>
            <w:r w:rsidRPr="00181421">
              <w:rPr>
                <w:rFonts w:ascii="Menlo" w:hAnsi="Menlo" w:cs="Menlo"/>
                <w:color w:val="000000"/>
                <w:sz w:val="18"/>
                <w:szCs w:val="18"/>
              </w:rPr>
              <w:t>])</w:t>
            </w:r>
          </w:p>
          <w:p w14:paraId="5BBD63D2" w14:textId="77777777" w:rsidR="00C3647C" w:rsidRPr="00181421" w:rsidRDefault="00C3647C" w:rsidP="00C3647C">
            <w:pPr>
              <w:shd w:val="clear" w:color="auto" w:fill="F7F7F7"/>
              <w:rPr>
                <w:rFonts w:ascii="Menlo" w:hAnsi="Menlo" w:cs="Menlo"/>
                <w:color w:val="000000"/>
                <w:sz w:val="18"/>
                <w:szCs w:val="18"/>
              </w:rPr>
            </w:pPr>
            <w:r w:rsidRPr="00181421">
              <w:rPr>
                <w:rFonts w:ascii="Menlo" w:hAnsi="Menlo" w:cs="Menlo"/>
                <w:color w:val="000000"/>
                <w:sz w:val="18"/>
                <w:szCs w:val="18"/>
              </w:rPr>
              <w:t xml:space="preserve">  </w:t>
            </w:r>
            <w:proofErr w:type="spellStart"/>
            <w:r w:rsidRPr="00181421">
              <w:rPr>
                <w:rFonts w:ascii="Menlo" w:hAnsi="Menlo" w:cs="Menlo"/>
                <w:color w:val="000000"/>
                <w:sz w:val="18"/>
                <w:szCs w:val="18"/>
              </w:rPr>
              <w:t>i</w:t>
            </w:r>
            <w:proofErr w:type="spellEnd"/>
            <w:r w:rsidRPr="00181421">
              <w:rPr>
                <w:rFonts w:ascii="Menlo" w:hAnsi="Menlo" w:cs="Menlo"/>
                <w:color w:val="000000"/>
                <w:sz w:val="18"/>
                <w:szCs w:val="18"/>
              </w:rPr>
              <w:t>[</w:t>
            </w:r>
            <w:r w:rsidRPr="00181421">
              <w:rPr>
                <w:rFonts w:ascii="Menlo" w:hAnsi="Menlo" w:cs="Menlo"/>
                <w:color w:val="A31515"/>
                <w:sz w:val="18"/>
                <w:szCs w:val="18"/>
              </w:rPr>
              <w:t>"Num"</w:t>
            </w:r>
            <w:r w:rsidRPr="00181421">
              <w:rPr>
                <w:rFonts w:ascii="Menlo" w:hAnsi="Menlo" w:cs="Menlo"/>
                <w:color w:val="000000"/>
                <w:sz w:val="18"/>
                <w:szCs w:val="18"/>
              </w:rPr>
              <w:t xml:space="preserve">]  = </w:t>
            </w:r>
            <w:proofErr w:type="spellStart"/>
            <w:r w:rsidRPr="00181421">
              <w:rPr>
                <w:rFonts w:ascii="Menlo" w:hAnsi="Menlo" w:cs="Menlo"/>
                <w:color w:val="000000"/>
                <w:sz w:val="18"/>
                <w:szCs w:val="18"/>
              </w:rPr>
              <w:t>i</w:t>
            </w:r>
            <w:proofErr w:type="spellEnd"/>
            <w:r w:rsidRPr="00181421">
              <w:rPr>
                <w:rFonts w:ascii="Menlo" w:hAnsi="Menlo" w:cs="Menlo"/>
                <w:color w:val="000000"/>
                <w:sz w:val="18"/>
                <w:szCs w:val="18"/>
              </w:rPr>
              <w:t>[</w:t>
            </w:r>
            <w:r w:rsidRPr="00181421">
              <w:rPr>
                <w:rFonts w:ascii="Menlo" w:hAnsi="Menlo" w:cs="Menlo"/>
                <w:color w:val="A31515"/>
                <w:sz w:val="18"/>
                <w:szCs w:val="18"/>
              </w:rPr>
              <w:t>"Cabin"</w:t>
            </w:r>
            <w:r w:rsidRPr="00181421">
              <w:rPr>
                <w:rFonts w:ascii="Menlo" w:hAnsi="Menlo" w:cs="Menlo"/>
                <w:color w:val="000000"/>
                <w:sz w:val="18"/>
                <w:szCs w:val="18"/>
              </w:rPr>
              <w:t>].apply(</w:t>
            </w:r>
            <w:r w:rsidRPr="00181421">
              <w:rPr>
                <w:rFonts w:ascii="Menlo" w:hAnsi="Menlo" w:cs="Menlo"/>
                <w:color w:val="0000FF"/>
                <w:sz w:val="18"/>
                <w:szCs w:val="18"/>
              </w:rPr>
              <w:t>lambda</w:t>
            </w:r>
            <w:r w:rsidRPr="00181421">
              <w:rPr>
                <w:rFonts w:ascii="Menlo" w:hAnsi="Menlo" w:cs="Menlo"/>
                <w:color w:val="000000"/>
                <w:sz w:val="18"/>
                <w:szCs w:val="18"/>
              </w:rPr>
              <w:t xml:space="preserve"> x: </w:t>
            </w:r>
            <w:proofErr w:type="spellStart"/>
            <w:r w:rsidRPr="00181421">
              <w:rPr>
                <w:rFonts w:ascii="Menlo" w:hAnsi="Menlo" w:cs="Menlo"/>
                <w:color w:val="000000"/>
                <w:sz w:val="18"/>
                <w:szCs w:val="18"/>
              </w:rPr>
              <w:t>x.split</w:t>
            </w:r>
            <w:proofErr w:type="spellEnd"/>
            <w:r w:rsidRPr="00181421">
              <w:rPr>
                <w:rFonts w:ascii="Menlo" w:hAnsi="Menlo" w:cs="Menlo"/>
                <w:color w:val="000000"/>
                <w:sz w:val="18"/>
                <w:szCs w:val="18"/>
              </w:rPr>
              <w:t>(</w:t>
            </w:r>
            <w:r w:rsidRPr="00181421">
              <w:rPr>
                <w:rFonts w:ascii="Menlo" w:hAnsi="Menlo" w:cs="Menlo"/>
                <w:color w:val="A31515"/>
                <w:sz w:val="18"/>
                <w:szCs w:val="18"/>
              </w:rPr>
              <w:t>"/"</w:t>
            </w:r>
            <w:r w:rsidRPr="00181421">
              <w:rPr>
                <w:rFonts w:ascii="Menlo" w:hAnsi="Menlo" w:cs="Menlo"/>
                <w:color w:val="000000"/>
                <w:sz w:val="18"/>
                <w:szCs w:val="18"/>
              </w:rPr>
              <w:t>)[</w:t>
            </w:r>
            <w:r w:rsidRPr="00181421">
              <w:rPr>
                <w:rFonts w:ascii="Menlo" w:hAnsi="Menlo" w:cs="Menlo"/>
                <w:color w:val="116644"/>
                <w:sz w:val="18"/>
                <w:szCs w:val="18"/>
              </w:rPr>
              <w:t>1</w:t>
            </w:r>
            <w:r w:rsidRPr="00181421">
              <w:rPr>
                <w:rFonts w:ascii="Menlo" w:hAnsi="Menlo" w:cs="Menlo"/>
                <w:color w:val="000000"/>
                <w:sz w:val="18"/>
                <w:szCs w:val="18"/>
              </w:rPr>
              <w:t>])</w:t>
            </w:r>
          </w:p>
          <w:p w14:paraId="489C6092" w14:textId="2803A4BE" w:rsidR="00C3647C" w:rsidRPr="00181421" w:rsidRDefault="00C3647C" w:rsidP="00C3647C">
            <w:pPr>
              <w:shd w:val="clear" w:color="auto" w:fill="F7F7F7"/>
              <w:rPr>
                <w:rFonts w:ascii="Menlo" w:hAnsi="Menlo" w:cs="Menlo"/>
                <w:color w:val="000000"/>
                <w:sz w:val="18"/>
                <w:szCs w:val="18"/>
              </w:rPr>
            </w:pPr>
            <w:r w:rsidRPr="00181421">
              <w:rPr>
                <w:rFonts w:ascii="Menlo" w:hAnsi="Menlo" w:cs="Menlo"/>
                <w:color w:val="000000"/>
                <w:sz w:val="18"/>
                <w:szCs w:val="18"/>
              </w:rPr>
              <w:t xml:space="preserve">  </w:t>
            </w:r>
            <w:proofErr w:type="spellStart"/>
            <w:r w:rsidRPr="00181421">
              <w:rPr>
                <w:rFonts w:ascii="Menlo" w:hAnsi="Menlo" w:cs="Menlo"/>
                <w:color w:val="000000"/>
                <w:sz w:val="18"/>
                <w:szCs w:val="18"/>
              </w:rPr>
              <w:t>i</w:t>
            </w:r>
            <w:proofErr w:type="spellEnd"/>
            <w:r w:rsidRPr="00181421">
              <w:rPr>
                <w:rFonts w:ascii="Menlo" w:hAnsi="Menlo" w:cs="Menlo"/>
                <w:color w:val="000000"/>
                <w:sz w:val="18"/>
                <w:szCs w:val="18"/>
              </w:rPr>
              <w:t>[</w:t>
            </w:r>
            <w:r w:rsidRPr="00181421">
              <w:rPr>
                <w:rFonts w:ascii="Menlo" w:hAnsi="Menlo" w:cs="Menlo"/>
                <w:color w:val="A31515"/>
                <w:sz w:val="18"/>
                <w:szCs w:val="18"/>
              </w:rPr>
              <w:t>"Side"</w:t>
            </w:r>
            <w:r w:rsidRPr="00181421">
              <w:rPr>
                <w:rFonts w:ascii="Menlo" w:hAnsi="Menlo" w:cs="Menlo"/>
                <w:color w:val="000000"/>
                <w:sz w:val="18"/>
                <w:szCs w:val="18"/>
              </w:rPr>
              <w:t xml:space="preserve">] = </w:t>
            </w:r>
            <w:proofErr w:type="spellStart"/>
            <w:r w:rsidRPr="00181421">
              <w:rPr>
                <w:rFonts w:ascii="Menlo" w:hAnsi="Menlo" w:cs="Menlo"/>
                <w:color w:val="000000"/>
                <w:sz w:val="18"/>
                <w:szCs w:val="18"/>
              </w:rPr>
              <w:t>i</w:t>
            </w:r>
            <w:proofErr w:type="spellEnd"/>
            <w:r w:rsidRPr="00181421">
              <w:rPr>
                <w:rFonts w:ascii="Menlo" w:hAnsi="Menlo" w:cs="Menlo"/>
                <w:color w:val="000000"/>
                <w:sz w:val="18"/>
                <w:szCs w:val="18"/>
              </w:rPr>
              <w:t>[</w:t>
            </w:r>
            <w:r w:rsidRPr="00181421">
              <w:rPr>
                <w:rFonts w:ascii="Menlo" w:hAnsi="Menlo" w:cs="Menlo"/>
                <w:color w:val="A31515"/>
                <w:sz w:val="18"/>
                <w:szCs w:val="18"/>
              </w:rPr>
              <w:t>"Cabin"</w:t>
            </w:r>
            <w:r w:rsidRPr="00181421">
              <w:rPr>
                <w:rFonts w:ascii="Menlo" w:hAnsi="Menlo" w:cs="Menlo"/>
                <w:color w:val="000000"/>
                <w:sz w:val="18"/>
                <w:szCs w:val="18"/>
              </w:rPr>
              <w:t>].apply(</w:t>
            </w:r>
            <w:r w:rsidRPr="00181421">
              <w:rPr>
                <w:rFonts w:ascii="Menlo" w:hAnsi="Menlo" w:cs="Menlo"/>
                <w:color w:val="0000FF"/>
                <w:sz w:val="18"/>
                <w:szCs w:val="18"/>
              </w:rPr>
              <w:t>lambda</w:t>
            </w:r>
            <w:r w:rsidRPr="00181421">
              <w:rPr>
                <w:rFonts w:ascii="Menlo" w:hAnsi="Menlo" w:cs="Menlo"/>
                <w:color w:val="000000"/>
                <w:sz w:val="18"/>
                <w:szCs w:val="18"/>
              </w:rPr>
              <w:t xml:space="preserve"> x: </w:t>
            </w:r>
            <w:proofErr w:type="spellStart"/>
            <w:r w:rsidRPr="00181421">
              <w:rPr>
                <w:rFonts w:ascii="Menlo" w:hAnsi="Menlo" w:cs="Menlo"/>
                <w:color w:val="000000"/>
                <w:sz w:val="18"/>
                <w:szCs w:val="18"/>
              </w:rPr>
              <w:t>x.split</w:t>
            </w:r>
            <w:proofErr w:type="spellEnd"/>
            <w:r w:rsidRPr="00181421">
              <w:rPr>
                <w:rFonts w:ascii="Menlo" w:hAnsi="Menlo" w:cs="Menlo"/>
                <w:color w:val="000000"/>
                <w:sz w:val="18"/>
                <w:szCs w:val="18"/>
              </w:rPr>
              <w:t>(</w:t>
            </w:r>
            <w:r w:rsidRPr="00181421">
              <w:rPr>
                <w:rFonts w:ascii="Menlo" w:hAnsi="Menlo" w:cs="Menlo"/>
                <w:color w:val="A31515"/>
                <w:sz w:val="18"/>
                <w:szCs w:val="18"/>
              </w:rPr>
              <w:t>"/"</w:t>
            </w:r>
            <w:r w:rsidRPr="00181421">
              <w:rPr>
                <w:rFonts w:ascii="Menlo" w:hAnsi="Menlo" w:cs="Menlo"/>
                <w:color w:val="000000"/>
                <w:sz w:val="18"/>
                <w:szCs w:val="18"/>
              </w:rPr>
              <w:t>)[</w:t>
            </w:r>
            <w:r w:rsidRPr="00181421">
              <w:rPr>
                <w:rFonts w:ascii="Menlo" w:hAnsi="Menlo" w:cs="Menlo"/>
                <w:color w:val="116644"/>
                <w:sz w:val="18"/>
                <w:szCs w:val="18"/>
              </w:rPr>
              <w:t>2</w:t>
            </w:r>
            <w:r w:rsidRPr="00181421">
              <w:rPr>
                <w:rFonts w:ascii="Menlo" w:hAnsi="Menlo" w:cs="Menlo"/>
                <w:color w:val="000000"/>
                <w:sz w:val="18"/>
                <w:szCs w:val="18"/>
              </w:rPr>
              <w:t>])</w:t>
            </w:r>
          </w:p>
          <w:p w14:paraId="32318EE4" w14:textId="77777777" w:rsidR="00C3647C" w:rsidRPr="00181421" w:rsidRDefault="00C3647C" w:rsidP="00C3647C">
            <w:pPr>
              <w:shd w:val="clear" w:color="auto" w:fill="F7F7F7"/>
              <w:rPr>
                <w:rFonts w:ascii="Menlo" w:hAnsi="Menlo" w:cs="Menlo"/>
                <w:color w:val="000000"/>
                <w:sz w:val="18"/>
                <w:szCs w:val="18"/>
              </w:rPr>
            </w:pPr>
            <w:r w:rsidRPr="00181421">
              <w:rPr>
                <w:rFonts w:ascii="Menlo" w:hAnsi="Menlo" w:cs="Menlo"/>
                <w:color w:val="000000"/>
                <w:sz w:val="18"/>
                <w:szCs w:val="18"/>
              </w:rPr>
              <w:t xml:space="preserve">  </w:t>
            </w:r>
            <w:r w:rsidRPr="00181421">
              <w:rPr>
                <w:rFonts w:ascii="Menlo" w:hAnsi="Menlo" w:cs="Menlo"/>
                <w:color w:val="008000"/>
                <w:sz w:val="18"/>
                <w:szCs w:val="18"/>
              </w:rPr>
              <w:t>#missing value to nan</w:t>
            </w:r>
          </w:p>
          <w:p w14:paraId="3243901A" w14:textId="77777777" w:rsidR="00C3647C" w:rsidRPr="00181421" w:rsidRDefault="00C3647C" w:rsidP="00C3647C">
            <w:pPr>
              <w:shd w:val="clear" w:color="auto" w:fill="F7F7F7"/>
              <w:rPr>
                <w:rFonts w:ascii="Menlo" w:hAnsi="Menlo" w:cs="Menlo"/>
                <w:color w:val="000000"/>
                <w:sz w:val="18"/>
                <w:szCs w:val="18"/>
              </w:rPr>
            </w:pPr>
            <w:r w:rsidRPr="00181421">
              <w:rPr>
                <w:rFonts w:ascii="Menlo" w:hAnsi="Menlo" w:cs="Menlo"/>
                <w:color w:val="000000"/>
                <w:sz w:val="18"/>
                <w:szCs w:val="18"/>
              </w:rPr>
              <w:t xml:space="preserve">  cols = [</w:t>
            </w:r>
            <w:r w:rsidRPr="00181421">
              <w:rPr>
                <w:rFonts w:ascii="Menlo" w:hAnsi="Menlo" w:cs="Menlo"/>
                <w:color w:val="A31515"/>
                <w:sz w:val="18"/>
                <w:szCs w:val="18"/>
              </w:rPr>
              <w:t>"</w:t>
            </w:r>
            <w:proofErr w:type="spellStart"/>
            <w:r w:rsidRPr="00181421">
              <w:rPr>
                <w:rFonts w:ascii="Menlo" w:hAnsi="Menlo" w:cs="Menlo"/>
                <w:color w:val="A31515"/>
                <w:sz w:val="18"/>
                <w:szCs w:val="18"/>
              </w:rPr>
              <w:t>Deck"</w:t>
            </w:r>
            <w:r w:rsidRPr="00181421">
              <w:rPr>
                <w:rFonts w:ascii="Menlo" w:hAnsi="Menlo" w:cs="Menlo"/>
                <w:color w:val="000000"/>
                <w:sz w:val="18"/>
                <w:szCs w:val="18"/>
              </w:rPr>
              <w:t>,</w:t>
            </w:r>
            <w:r w:rsidRPr="00181421">
              <w:rPr>
                <w:rFonts w:ascii="Menlo" w:hAnsi="Menlo" w:cs="Menlo"/>
                <w:color w:val="A31515"/>
                <w:sz w:val="18"/>
                <w:szCs w:val="18"/>
              </w:rPr>
              <w:t>"Num"</w:t>
            </w:r>
            <w:r w:rsidRPr="00181421">
              <w:rPr>
                <w:rFonts w:ascii="Menlo" w:hAnsi="Menlo" w:cs="Menlo"/>
                <w:color w:val="000000"/>
                <w:sz w:val="18"/>
                <w:szCs w:val="18"/>
              </w:rPr>
              <w:t>,</w:t>
            </w:r>
            <w:r w:rsidRPr="00181421">
              <w:rPr>
                <w:rFonts w:ascii="Menlo" w:hAnsi="Menlo" w:cs="Menlo"/>
                <w:color w:val="A31515"/>
                <w:sz w:val="18"/>
                <w:szCs w:val="18"/>
              </w:rPr>
              <w:t>"Side</w:t>
            </w:r>
            <w:proofErr w:type="spellEnd"/>
            <w:r w:rsidRPr="00181421">
              <w:rPr>
                <w:rFonts w:ascii="Menlo" w:hAnsi="Menlo" w:cs="Menlo"/>
                <w:color w:val="A31515"/>
                <w:sz w:val="18"/>
                <w:szCs w:val="18"/>
              </w:rPr>
              <w:t>"</w:t>
            </w:r>
            <w:r w:rsidRPr="00181421">
              <w:rPr>
                <w:rFonts w:ascii="Menlo" w:hAnsi="Menlo" w:cs="Menlo"/>
                <w:color w:val="000000"/>
                <w:sz w:val="18"/>
                <w:szCs w:val="18"/>
              </w:rPr>
              <w:t>]</w:t>
            </w:r>
          </w:p>
          <w:p w14:paraId="64FC1607" w14:textId="77777777" w:rsidR="00C3647C" w:rsidRPr="00181421" w:rsidRDefault="00C3647C" w:rsidP="00C3647C">
            <w:pPr>
              <w:shd w:val="clear" w:color="auto" w:fill="F7F7F7"/>
              <w:rPr>
                <w:rFonts w:ascii="Menlo" w:hAnsi="Menlo" w:cs="Menlo"/>
                <w:color w:val="000000"/>
                <w:sz w:val="18"/>
                <w:szCs w:val="18"/>
              </w:rPr>
            </w:pPr>
            <w:r w:rsidRPr="00181421">
              <w:rPr>
                <w:rFonts w:ascii="Menlo" w:hAnsi="Menlo" w:cs="Menlo"/>
                <w:color w:val="000000"/>
                <w:sz w:val="18"/>
                <w:szCs w:val="18"/>
              </w:rPr>
              <w:t xml:space="preserve">  </w:t>
            </w:r>
            <w:proofErr w:type="spellStart"/>
            <w:r w:rsidRPr="00181421">
              <w:rPr>
                <w:rFonts w:ascii="Menlo" w:hAnsi="Menlo" w:cs="Menlo"/>
                <w:color w:val="000000"/>
                <w:sz w:val="18"/>
                <w:szCs w:val="18"/>
              </w:rPr>
              <w:t>i</w:t>
            </w:r>
            <w:proofErr w:type="spellEnd"/>
            <w:r w:rsidRPr="00181421">
              <w:rPr>
                <w:rFonts w:ascii="Menlo" w:hAnsi="Menlo" w:cs="Menlo"/>
                <w:color w:val="000000"/>
                <w:sz w:val="18"/>
                <w:szCs w:val="18"/>
              </w:rPr>
              <w:t>[cols]=</w:t>
            </w:r>
            <w:proofErr w:type="spellStart"/>
            <w:r w:rsidRPr="00181421">
              <w:rPr>
                <w:rFonts w:ascii="Menlo" w:hAnsi="Menlo" w:cs="Menlo"/>
                <w:color w:val="000000"/>
                <w:sz w:val="18"/>
                <w:szCs w:val="18"/>
              </w:rPr>
              <w:t>i</w:t>
            </w:r>
            <w:proofErr w:type="spellEnd"/>
            <w:r w:rsidRPr="00181421">
              <w:rPr>
                <w:rFonts w:ascii="Menlo" w:hAnsi="Menlo" w:cs="Menlo"/>
                <w:color w:val="000000"/>
                <w:sz w:val="18"/>
                <w:szCs w:val="18"/>
              </w:rPr>
              <w:t>[cols].replace(</w:t>
            </w:r>
            <w:r w:rsidRPr="00181421">
              <w:rPr>
                <w:rFonts w:ascii="Menlo" w:hAnsi="Menlo" w:cs="Menlo"/>
                <w:color w:val="A31515"/>
                <w:sz w:val="18"/>
                <w:szCs w:val="18"/>
              </w:rPr>
              <w:t>"np.nan"</w:t>
            </w:r>
            <w:r w:rsidRPr="00181421">
              <w:rPr>
                <w:rFonts w:ascii="Menlo" w:hAnsi="Menlo" w:cs="Menlo"/>
                <w:color w:val="000000"/>
                <w:sz w:val="18"/>
                <w:szCs w:val="18"/>
              </w:rPr>
              <w:t>,</w:t>
            </w:r>
            <w:proofErr w:type="spellStart"/>
            <w:r w:rsidRPr="00181421">
              <w:rPr>
                <w:rFonts w:ascii="Menlo" w:hAnsi="Menlo" w:cs="Menlo"/>
                <w:color w:val="000000"/>
                <w:sz w:val="18"/>
                <w:szCs w:val="18"/>
              </w:rPr>
              <w:t>np.nan</w:t>
            </w:r>
            <w:proofErr w:type="spellEnd"/>
            <w:r w:rsidRPr="00181421">
              <w:rPr>
                <w:rFonts w:ascii="Menlo" w:hAnsi="Menlo" w:cs="Menlo"/>
                <w:color w:val="000000"/>
                <w:sz w:val="18"/>
                <w:szCs w:val="18"/>
              </w:rPr>
              <w:t>)</w:t>
            </w:r>
          </w:p>
          <w:p w14:paraId="35E5E98E" w14:textId="77777777" w:rsidR="00C3647C" w:rsidRPr="00181421" w:rsidRDefault="00C3647C" w:rsidP="00C3647C">
            <w:pPr>
              <w:shd w:val="clear" w:color="auto" w:fill="F7F7F7"/>
              <w:rPr>
                <w:rFonts w:ascii="Menlo" w:hAnsi="Menlo" w:cs="Menlo"/>
                <w:color w:val="000000"/>
                <w:sz w:val="18"/>
                <w:szCs w:val="18"/>
              </w:rPr>
            </w:pPr>
            <w:r w:rsidRPr="00181421">
              <w:rPr>
                <w:rFonts w:ascii="Menlo" w:hAnsi="Menlo" w:cs="Menlo"/>
                <w:color w:val="000000"/>
                <w:sz w:val="18"/>
                <w:szCs w:val="18"/>
              </w:rPr>
              <w:t xml:space="preserve">  </w:t>
            </w:r>
            <w:r w:rsidRPr="00181421">
              <w:rPr>
                <w:rFonts w:ascii="Menlo" w:hAnsi="Menlo" w:cs="Menlo"/>
                <w:color w:val="008000"/>
                <w:sz w:val="18"/>
                <w:szCs w:val="18"/>
              </w:rPr>
              <w:t>#filling missing value to median</w:t>
            </w:r>
          </w:p>
          <w:p w14:paraId="503DAC59" w14:textId="77777777" w:rsidR="00C3647C" w:rsidRPr="00181421" w:rsidRDefault="00C3647C" w:rsidP="00C3647C">
            <w:pPr>
              <w:shd w:val="clear" w:color="auto" w:fill="F7F7F7"/>
              <w:rPr>
                <w:rFonts w:ascii="Menlo" w:hAnsi="Menlo" w:cs="Menlo"/>
                <w:color w:val="000000"/>
                <w:sz w:val="18"/>
                <w:szCs w:val="18"/>
              </w:rPr>
            </w:pPr>
            <w:r w:rsidRPr="00181421">
              <w:rPr>
                <w:rFonts w:ascii="Menlo" w:hAnsi="Menlo" w:cs="Menlo"/>
                <w:color w:val="000000"/>
                <w:sz w:val="18"/>
                <w:szCs w:val="18"/>
              </w:rPr>
              <w:t xml:space="preserve">  </w:t>
            </w:r>
            <w:proofErr w:type="spellStart"/>
            <w:r w:rsidRPr="00181421">
              <w:rPr>
                <w:rFonts w:ascii="Menlo" w:hAnsi="Menlo" w:cs="Menlo"/>
                <w:color w:val="000000"/>
                <w:sz w:val="18"/>
                <w:szCs w:val="18"/>
              </w:rPr>
              <w:t>i</w:t>
            </w:r>
            <w:proofErr w:type="spellEnd"/>
            <w:r w:rsidRPr="00181421">
              <w:rPr>
                <w:rFonts w:ascii="Menlo" w:hAnsi="Menlo" w:cs="Menlo"/>
                <w:color w:val="000000"/>
                <w:sz w:val="18"/>
                <w:szCs w:val="18"/>
              </w:rPr>
              <w:t>[</w:t>
            </w:r>
            <w:r w:rsidRPr="00181421">
              <w:rPr>
                <w:rFonts w:ascii="Menlo" w:hAnsi="Menlo" w:cs="Menlo"/>
                <w:color w:val="A31515"/>
                <w:sz w:val="18"/>
                <w:szCs w:val="18"/>
              </w:rPr>
              <w:t>"Num"</w:t>
            </w:r>
            <w:r w:rsidRPr="00181421">
              <w:rPr>
                <w:rFonts w:ascii="Menlo" w:hAnsi="Menlo" w:cs="Menlo"/>
                <w:color w:val="000000"/>
                <w:sz w:val="18"/>
                <w:szCs w:val="18"/>
              </w:rPr>
              <w:t>].</w:t>
            </w:r>
            <w:proofErr w:type="spellStart"/>
            <w:r w:rsidRPr="00181421">
              <w:rPr>
                <w:rFonts w:ascii="Menlo" w:hAnsi="Menlo" w:cs="Menlo"/>
                <w:color w:val="000000"/>
                <w:sz w:val="18"/>
                <w:szCs w:val="18"/>
              </w:rPr>
              <w:t>fillna</w:t>
            </w:r>
            <w:proofErr w:type="spellEnd"/>
            <w:r w:rsidRPr="00181421">
              <w:rPr>
                <w:rFonts w:ascii="Menlo" w:hAnsi="Menlo" w:cs="Menlo"/>
                <w:color w:val="000000"/>
                <w:sz w:val="18"/>
                <w:szCs w:val="18"/>
              </w:rPr>
              <w:t>(</w:t>
            </w:r>
            <w:proofErr w:type="spellStart"/>
            <w:r w:rsidRPr="00181421">
              <w:rPr>
                <w:rFonts w:ascii="Menlo" w:hAnsi="Menlo" w:cs="Menlo"/>
                <w:color w:val="000000"/>
                <w:sz w:val="18"/>
                <w:szCs w:val="18"/>
              </w:rPr>
              <w:t>i</w:t>
            </w:r>
            <w:proofErr w:type="spellEnd"/>
            <w:r w:rsidRPr="00181421">
              <w:rPr>
                <w:rFonts w:ascii="Menlo" w:hAnsi="Menlo" w:cs="Menlo"/>
                <w:color w:val="000000"/>
                <w:sz w:val="18"/>
                <w:szCs w:val="18"/>
              </w:rPr>
              <w:t>[</w:t>
            </w:r>
            <w:r w:rsidRPr="00181421">
              <w:rPr>
                <w:rFonts w:ascii="Menlo" w:hAnsi="Menlo" w:cs="Menlo"/>
                <w:color w:val="A31515"/>
                <w:sz w:val="18"/>
                <w:szCs w:val="18"/>
              </w:rPr>
              <w:t>"Num"</w:t>
            </w:r>
            <w:r w:rsidRPr="00181421">
              <w:rPr>
                <w:rFonts w:ascii="Menlo" w:hAnsi="Menlo" w:cs="Menlo"/>
                <w:color w:val="000000"/>
                <w:sz w:val="18"/>
                <w:szCs w:val="18"/>
              </w:rPr>
              <w:t>].median(),</w:t>
            </w:r>
            <w:proofErr w:type="spellStart"/>
            <w:r w:rsidRPr="00181421">
              <w:rPr>
                <w:rFonts w:ascii="Menlo" w:hAnsi="Menlo" w:cs="Menlo"/>
                <w:color w:val="000000"/>
                <w:sz w:val="18"/>
                <w:szCs w:val="18"/>
              </w:rPr>
              <w:t>inplace</w:t>
            </w:r>
            <w:proofErr w:type="spellEnd"/>
            <w:r w:rsidRPr="00181421">
              <w:rPr>
                <w:rFonts w:ascii="Menlo" w:hAnsi="Menlo" w:cs="Menlo"/>
                <w:color w:val="000000"/>
                <w:sz w:val="18"/>
                <w:szCs w:val="18"/>
              </w:rPr>
              <w:t>=</w:t>
            </w:r>
            <w:r w:rsidRPr="00181421">
              <w:rPr>
                <w:rFonts w:ascii="Menlo" w:hAnsi="Menlo" w:cs="Menlo"/>
                <w:color w:val="0000FF"/>
                <w:sz w:val="18"/>
                <w:szCs w:val="18"/>
              </w:rPr>
              <w:t>True</w:t>
            </w:r>
            <w:r w:rsidRPr="00181421">
              <w:rPr>
                <w:rFonts w:ascii="Menlo" w:hAnsi="Menlo" w:cs="Menlo"/>
                <w:color w:val="000000"/>
                <w:sz w:val="18"/>
                <w:szCs w:val="18"/>
              </w:rPr>
              <w:t>)</w:t>
            </w:r>
          </w:p>
          <w:p w14:paraId="6909C246" w14:textId="77777777" w:rsidR="00C3647C" w:rsidRPr="00181421" w:rsidRDefault="00C3647C" w:rsidP="00C3647C">
            <w:pPr>
              <w:shd w:val="clear" w:color="auto" w:fill="F7F7F7"/>
              <w:rPr>
                <w:rFonts w:ascii="Menlo" w:hAnsi="Menlo" w:cs="Menlo"/>
                <w:color w:val="000000"/>
                <w:sz w:val="18"/>
                <w:szCs w:val="18"/>
              </w:rPr>
            </w:pPr>
            <w:r w:rsidRPr="00181421">
              <w:rPr>
                <w:rFonts w:ascii="Menlo" w:hAnsi="Menlo" w:cs="Menlo"/>
                <w:color w:val="000000"/>
                <w:sz w:val="18"/>
                <w:szCs w:val="18"/>
              </w:rPr>
              <w:t xml:space="preserve">  </w:t>
            </w:r>
            <w:r w:rsidRPr="00181421">
              <w:rPr>
                <w:rFonts w:ascii="Menlo" w:hAnsi="Menlo" w:cs="Menlo"/>
                <w:color w:val="008000"/>
                <w:sz w:val="18"/>
                <w:szCs w:val="18"/>
              </w:rPr>
              <w:t>#convert to int</w:t>
            </w:r>
          </w:p>
          <w:p w14:paraId="366EDF82" w14:textId="77777777" w:rsidR="00C3647C" w:rsidRPr="00181421" w:rsidRDefault="00C3647C" w:rsidP="00C3647C">
            <w:pPr>
              <w:shd w:val="clear" w:color="auto" w:fill="F7F7F7"/>
              <w:rPr>
                <w:rFonts w:ascii="Menlo" w:hAnsi="Menlo" w:cs="Menlo"/>
                <w:color w:val="000000"/>
                <w:sz w:val="18"/>
                <w:szCs w:val="18"/>
              </w:rPr>
            </w:pPr>
            <w:r w:rsidRPr="00181421">
              <w:rPr>
                <w:rFonts w:ascii="Menlo" w:hAnsi="Menlo" w:cs="Menlo"/>
                <w:color w:val="000000"/>
                <w:sz w:val="18"/>
                <w:szCs w:val="18"/>
              </w:rPr>
              <w:t xml:space="preserve">  </w:t>
            </w:r>
            <w:proofErr w:type="spellStart"/>
            <w:r w:rsidRPr="00181421">
              <w:rPr>
                <w:rFonts w:ascii="Menlo" w:hAnsi="Menlo" w:cs="Menlo"/>
                <w:color w:val="000000"/>
                <w:sz w:val="18"/>
                <w:szCs w:val="18"/>
              </w:rPr>
              <w:t>i</w:t>
            </w:r>
            <w:proofErr w:type="spellEnd"/>
            <w:r w:rsidRPr="00181421">
              <w:rPr>
                <w:rFonts w:ascii="Menlo" w:hAnsi="Menlo" w:cs="Menlo"/>
                <w:color w:val="000000"/>
                <w:sz w:val="18"/>
                <w:szCs w:val="18"/>
              </w:rPr>
              <w:t>[</w:t>
            </w:r>
            <w:r w:rsidRPr="00181421">
              <w:rPr>
                <w:rFonts w:ascii="Menlo" w:hAnsi="Menlo" w:cs="Menlo"/>
                <w:color w:val="A31515"/>
                <w:sz w:val="18"/>
                <w:szCs w:val="18"/>
              </w:rPr>
              <w:t>'Num'</w:t>
            </w:r>
            <w:r w:rsidRPr="00181421">
              <w:rPr>
                <w:rFonts w:ascii="Menlo" w:hAnsi="Menlo" w:cs="Menlo"/>
                <w:color w:val="000000"/>
                <w:sz w:val="18"/>
                <w:szCs w:val="18"/>
              </w:rPr>
              <w:t>]=</w:t>
            </w:r>
            <w:proofErr w:type="spellStart"/>
            <w:r w:rsidRPr="00181421">
              <w:rPr>
                <w:rFonts w:ascii="Menlo" w:hAnsi="Menlo" w:cs="Menlo"/>
                <w:color w:val="000000"/>
                <w:sz w:val="18"/>
                <w:szCs w:val="18"/>
              </w:rPr>
              <w:t>i</w:t>
            </w:r>
            <w:proofErr w:type="spellEnd"/>
            <w:r w:rsidRPr="00181421">
              <w:rPr>
                <w:rFonts w:ascii="Menlo" w:hAnsi="Menlo" w:cs="Menlo"/>
                <w:color w:val="000000"/>
                <w:sz w:val="18"/>
                <w:szCs w:val="18"/>
              </w:rPr>
              <w:t>[</w:t>
            </w:r>
            <w:r w:rsidRPr="00181421">
              <w:rPr>
                <w:rFonts w:ascii="Menlo" w:hAnsi="Menlo" w:cs="Menlo"/>
                <w:color w:val="A31515"/>
                <w:sz w:val="18"/>
                <w:szCs w:val="18"/>
              </w:rPr>
              <w:t>'Num'</w:t>
            </w:r>
            <w:r w:rsidRPr="00181421">
              <w:rPr>
                <w:rFonts w:ascii="Menlo" w:hAnsi="Menlo" w:cs="Menlo"/>
                <w:color w:val="000000"/>
                <w:sz w:val="18"/>
                <w:szCs w:val="18"/>
              </w:rPr>
              <w:t>].</w:t>
            </w:r>
            <w:proofErr w:type="spellStart"/>
            <w:r w:rsidRPr="00181421">
              <w:rPr>
                <w:rFonts w:ascii="Menlo" w:hAnsi="Menlo" w:cs="Menlo"/>
                <w:color w:val="000000"/>
                <w:sz w:val="18"/>
                <w:szCs w:val="18"/>
              </w:rPr>
              <w:t>astype</w:t>
            </w:r>
            <w:proofErr w:type="spellEnd"/>
            <w:r w:rsidRPr="00181421">
              <w:rPr>
                <w:rFonts w:ascii="Menlo" w:hAnsi="Menlo" w:cs="Menlo"/>
                <w:color w:val="000000"/>
                <w:sz w:val="18"/>
                <w:szCs w:val="18"/>
              </w:rPr>
              <w:t>(</w:t>
            </w:r>
            <w:r w:rsidRPr="00181421">
              <w:rPr>
                <w:rFonts w:ascii="Menlo" w:hAnsi="Menlo" w:cs="Menlo"/>
                <w:color w:val="257693"/>
                <w:sz w:val="18"/>
                <w:szCs w:val="18"/>
              </w:rPr>
              <w:t>int</w:t>
            </w:r>
            <w:r w:rsidRPr="00181421">
              <w:rPr>
                <w:rFonts w:ascii="Menlo" w:hAnsi="Menlo" w:cs="Menlo"/>
                <w:color w:val="000000"/>
                <w:sz w:val="18"/>
                <w:szCs w:val="18"/>
              </w:rPr>
              <w:t>)</w:t>
            </w:r>
          </w:p>
          <w:p w14:paraId="48D7C11D" w14:textId="77777777" w:rsidR="00866991" w:rsidRPr="00C3647C" w:rsidRDefault="00866991" w:rsidP="00866991">
            <w:pPr>
              <w:shd w:val="clear" w:color="auto" w:fill="FFFFFF"/>
              <w:spacing w:line="270" w:lineRule="atLeast"/>
              <w:rPr>
                <w:rFonts w:ascii="Menlo" w:hAnsi="Menlo" w:cs="Menlo"/>
                <w:color w:val="000000"/>
                <w:sz w:val="18"/>
                <w:szCs w:val="18"/>
              </w:rPr>
            </w:pPr>
          </w:p>
          <w:p w14:paraId="18183FB8" w14:textId="77777777" w:rsidR="00866991" w:rsidRDefault="00866991" w:rsidP="0086699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sns.countplot</w:t>
            </w:r>
            <w:proofErr w:type="spellEnd"/>
            <w:r>
              <w:rPr>
                <w:rFonts w:ascii="Menlo" w:hAnsi="Menlo" w:cs="Menlo"/>
                <w:color w:val="000000"/>
                <w:sz w:val="18"/>
                <w:szCs w:val="18"/>
              </w:rPr>
              <w:t>(</w:t>
            </w:r>
            <w:r>
              <w:rPr>
                <w:rFonts w:ascii="Menlo" w:hAnsi="Menlo" w:cs="Menlo"/>
                <w:color w:val="001080"/>
                <w:sz w:val="18"/>
                <w:szCs w:val="18"/>
              </w:rPr>
              <w:t>data</w:t>
            </w:r>
            <w:r>
              <w:rPr>
                <w:rFonts w:ascii="Menlo" w:hAnsi="Menlo" w:cs="Menlo"/>
                <w:color w:val="000000"/>
                <w:sz w:val="18"/>
                <w:szCs w:val="18"/>
              </w:rPr>
              <w:t xml:space="preserve"> = </w:t>
            </w:r>
            <w:proofErr w:type="spellStart"/>
            <w:r>
              <w:rPr>
                <w:rFonts w:ascii="Menlo" w:hAnsi="Menlo" w:cs="Menlo"/>
                <w:color w:val="000000"/>
                <w:sz w:val="18"/>
                <w:szCs w:val="18"/>
              </w:rPr>
              <w:t>n_train</w:t>
            </w:r>
            <w:proofErr w:type="spellEnd"/>
            <w:r>
              <w:rPr>
                <w:rFonts w:ascii="Menlo" w:hAnsi="Menlo" w:cs="Menlo"/>
                <w:color w:val="000000"/>
                <w:sz w:val="18"/>
                <w:szCs w:val="18"/>
              </w:rPr>
              <w:t xml:space="preserve">, </w:t>
            </w:r>
            <w:r>
              <w:rPr>
                <w:rFonts w:ascii="Menlo" w:hAnsi="Menlo" w:cs="Menlo"/>
                <w:color w:val="001080"/>
                <w:sz w:val="18"/>
                <w:szCs w:val="18"/>
              </w:rPr>
              <w:t>x</w:t>
            </w:r>
            <w:r>
              <w:rPr>
                <w:rFonts w:ascii="Menlo" w:hAnsi="Menlo" w:cs="Menlo"/>
                <w:color w:val="000000"/>
                <w:sz w:val="18"/>
                <w:szCs w:val="18"/>
              </w:rPr>
              <w:t xml:space="preserve"> = </w:t>
            </w:r>
            <w:r>
              <w:rPr>
                <w:rFonts w:ascii="Menlo" w:hAnsi="Menlo" w:cs="Menlo"/>
                <w:color w:val="A31515"/>
                <w:sz w:val="18"/>
                <w:szCs w:val="18"/>
              </w:rPr>
              <w:t>'Deck'</w:t>
            </w:r>
            <w:r>
              <w:rPr>
                <w:rFonts w:ascii="Menlo" w:hAnsi="Menlo" w:cs="Menlo"/>
                <w:color w:val="000000"/>
                <w:sz w:val="18"/>
                <w:szCs w:val="18"/>
              </w:rPr>
              <w:t xml:space="preserve">, </w:t>
            </w:r>
            <w:r>
              <w:rPr>
                <w:rFonts w:ascii="Menlo" w:hAnsi="Menlo" w:cs="Menlo"/>
                <w:color w:val="001080"/>
                <w:sz w:val="18"/>
                <w:szCs w:val="18"/>
              </w:rPr>
              <w:t>hue</w:t>
            </w:r>
            <w:r>
              <w:rPr>
                <w:rFonts w:ascii="Menlo" w:hAnsi="Menlo" w:cs="Menlo"/>
                <w:color w:val="000000"/>
                <w:sz w:val="18"/>
                <w:szCs w:val="18"/>
              </w:rPr>
              <w:t xml:space="preserve"> = </w:t>
            </w:r>
            <w:r>
              <w:rPr>
                <w:rFonts w:ascii="Menlo" w:hAnsi="Menlo" w:cs="Menlo"/>
                <w:color w:val="A31515"/>
                <w:sz w:val="18"/>
                <w:szCs w:val="18"/>
              </w:rPr>
              <w:t>'Transported'</w:t>
            </w:r>
            <w:r>
              <w:rPr>
                <w:rFonts w:ascii="Menlo" w:hAnsi="Menlo" w:cs="Menlo"/>
                <w:color w:val="000000"/>
                <w:sz w:val="18"/>
                <w:szCs w:val="18"/>
              </w:rPr>
              <w:t xml:space="preserve">, </w:t>
            </w:r>
            <w:r>
              <w:rPr>
                <w:rFonts w:ascii="Menlo" w:hAnsi="Menlo" w:cs="Menlo"/>
                <w:color w:val="001080"/>
                <w:sz w:val="18"/>
                <w:szCs w:val="18"/>
              </w:rPr>
              <w:t>order</w:t>
            </w:r>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w:t>
            </w:r>
            <w:r>
              <w:rPr>
                <w:rFonts w:ascii="Menlo" w:hAnsi="Menlo" w:cs="Menlo"/>
                <w:color w:val="A31515"/>
                <w:sz w:val="18"/>
                <w:szCs w:val="18"/>
              </w:rPr>
              <w:t>'B'</w:t>
            </w:r>
            <w:r>
              <w:rPr>
                <w:rFonts w:ascii="Menlo" w:hAnsi="Menlo" w:cs="Menlo"/>
                <w:color w:val="000000"/>
                <w:sz w:val="18"/>
                <w:szCs w:val="18"/>
              </w:rPr>
              <w:t>,</w:t>
            </w:r>
            <w:r>
              <w:rPr>
                <w:rFonts w:ascii="Menlo" w:hAnsi="Menlo" w:cs="Menlo"/>
                <w:color w:val="A31515"/>
                <w:sz w:val="18"/>
                <w:szCs w:val="18"/>
              </w:rPr>
              <w:t>'C'</w:t>
            </w:r>
            <w:r>
              <w:rPr>
                <w:rFonts w:ascii="Menlo" w:hAnsi="Menlo" w:cs="Menlo"/>
                <w:color w:val="000000"/>
                <w:sz w:val="18"/>
                <w:szCs w:val="18"/>
              </w:rPr>
              <w:t>,</w:t>
            </w:r>
            <w:r>
              <w:rPr>
                <w:rFonts w:ascii="Menlo" w:hAnsi="Menlo" w:cs="Menlo"/>
                <w:color w:val="A31515"/>
                <w:sz w:val="18"/>
                <w:szCs w:val="18"/>
              </w:rPr>
              <w:t>'D'</w:t>
            </w:r>
            <w:r>
              <w:rPr>
                <w:rFonts w:ascii="Menlo" w:hAnsi="Menlo" w:cs="Menlo"/>
                <w:color w:val="000000"/>
                <w:sz w:val="18"/>
                <w:szCs w:val="18"/>
              </w:rPr>
              <w:t>,</w:t>
            </w:r>
            <w:r>
              <w:rPr>
                <w:rFonts w:ascii="Menlo" w:hAnsi="Menlo" w:cs="Menlo"/>
                <w:color w:val="A31515"/>
                <w:sz w:val="18"/>
                <w:szCs w:val="18"/>
              </w:rPr>
              <w:t>'E'</w:t>
            </w:r>
            <w:r>
              <w:rPr>
                <w:rFonts w:ascii="Menlo" w:hAnsi="Menlo" w:cs="Menlo"/>
                <w:color w:val="000000"/>
                <w:sz w:val="18"/>
                <w:szCs w:val="18"/>
              </w:rPr>
              <w:t>,</w:t>
            </w:r>
            <w:r>
              <w:rPr>
                <w:rFonts w:ascii="Menlo" w:hAnsi="Menlo" w:cs="Menlo"/>
                <w:color w:val="A31515"/>
                <w:sz w:val="18"/>
                <w:szCs w:val="18"/>
              </w:rPr>
              <w:t>'F'</w:t>
            </w:r>
            <w:r>
              <w:rPr>
                <w:rFonts w:ascii="Menlo" w:hAnsi="Menlo" w:cs="Menlo"/>
                <w:color w:val="000000"/>
                <w:sz w:val="18"/>
                <w:szCs w:val="18"/>
              </w:rPr>
              <w:t>,</w:t>
            </w:r>
            <w:r>
              <w:rPr>
                <w:rFonts w:ascii="Menlo" w:hAnsi="Menlo" w:cs="Menlo"/>
                <w:color w:val="A31515"/>
                <w:sz w:val="18"/>
                <w:szCs w:val="18"/>
              </w:rPr>
              <w:t>'G'</w:t>
            </w:r>
            <w:r>
              <w:rPr>
                <w:rFonts w:ascii="Menlo" w:hAnsi="Menlo" w:cs="Menlo"/>
                <w:color w:val="000000"/>
                <w:sz w:val="18"/>
                <w:szCs w:val="18"/>
              </w:rPr>
              <w:t>,</w:t>
            </w:r>
            <w:r>
              <w:rPr>
                <w:rFonts w:ascii="Menlo" w:hAnsi="Menlo" w:cs="Menlo"/>
                <w:color w:val="A31515"/>
                <w:sz w:val="18"/>
                <w:szCs w:val="18"/>
              </w:rPr>
              <w:t>'T'</w:t>
            </w:r>
            <w:r>
              <w:rPr>
                <w:rFonts w:ascii="Menlo" w:hAnsi="Menlo" w:cs="Menlo"/>
                <w:color w:val="000000"/>
                <w:sz w:val="18"/>
                <w:szCs w:val="18"/>
              </w:rPr>
              <w:t>])</w:t>
            </w:r>
          </w:p>
          <w:p w14:paraId="63FCF011" w14:textId="20C7BC62" w:rsidR="00866991" w:rsidRPr="00866991" w:rsidRDefault="00866991" w:rsidP="0086699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plt.title</w:t>
            </w:r>
            <w:proofErr w:type="spellEnd"/>
            <w:r>
              <w:rPr>
                <w:rFonts w:ascii="Menlo" w:hAnsi="Menlo" w:cs="Menlo"/>
                <w:color w:val="000000"/>
                <w:sz w:val="18"/>
                <w:szCs w:val="18"/>
              </w:rPr>
              <w:t>(</w:t>
            </w:r>
            <w:r>
              <w:rPr>
                <w:rFonts w:ascii="Menlo" w:hAnsi="Menlo" w:cs="Menlo"/>
                <w:color w:val="A31515"/>
                <w:sz w:val="18"/>
                <w:szCs w:val="18"/>
              </w:rPr>
              <w:t>'Deck group distribution'</w:t>
            </w:r>
            <w:r>
              <w:rPr>
                <w:rFonts w:ascii="Menlo" w:hAnsi="Menlo" w:cs="Menlo"/>
                <w:color w:val="000000"/>
                <w:sz w:val="18"/>
                <w:szCs w:val="18"/>
              </w:rPr>
              <w:t>)</w:t>
            </w:r>
          </w:p>
        </w:tc>
      </w:tr>
    </w:tbl>
    <w:p w14:paraId="7FC45C1F" w14:textId="08153AB5" w:rsidR="00802902" w:rsidRDefault="00802902" w:rsidP="00D76BEE">
      <w:r w:rsidRPr="00544B8B">
        <w:rPr>
          <w:noProof/>
        </w:rPr>
        <w:drawing>
          <wp:anchor distT="0" distB="0" distL="114300" distR="114300" simplePos="0" relativeHeight="251658253" behindDoc="1" locked="0" layoutInCell="1" allowOverlap="1" wp14:anchorId="482632B4" wp14:editId="5BFE770E">
            <wp:simplePos x="0" y="0"/>
            <wp:positionH relativeFrom="column">
              <wp:posOffset>52070</wp:posOffset>
            </wp:positionH>
            <wp:positionV relativeFrom="paragraph">
              <wp:posOffset>41822</wp:posOffset>
            </wp:positionV>
            <wp:extent cx="2837793" cy="2178176"/>
            <wp:effectExtent l="0" t="0" r="0" b="0"/>
            <wp:wrapTight wrapText="bothSides">
              <wp:wrapPolygon edited="0">
                <wp:start x="0" y="0"/>
                <wp:lineTo x="0" y="21411"/>
                <wp:lineTo x="21465" y="21411"/>
                <wp:lineTo x="21465" y="0"/>
                <wp:lineTo x="0" y="0"/>
              </wp:wrapPolygon>
            </wp:wrapTight>
            <wp:docPr id="1887158572" name="Picture 1887158572"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58572" name="圖片 1" descr="一張含有 文字, 螢幕擷取畫面, 字型, 數字 的圖片&#10;&#10;自動產生的描述"/>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37793" cy="2178176"/>
                    </a:xfrm>
                    <a:prstGeom prst="rect">
                      <a:avLst/>
                    </a:prstGeom>
                  </pic:spPr>
                </pic:pic>
              </a:graphicData>
            </a:graphic>
            <wp14:sizeRelH relativeFrom="page">
              <wp14:pctWidth>0</wp14:pctWidth>
            </wp14:sizeRelH>
            <wp14:sizeRelV relativeFrom="page">
              <wp14:pctHeight>0</wp14:pctHeight>
            </wp14:sizeRelV>
          </wp:anchor>
        </w:drawing>
      </w:r>
    </w:p>
    <w:p w14:paraId="1068885E" w14:textId="4D5BBDA5" w:rsidR="00544B8B" w:rsidRDefault="00860DFD" w:rsidP="00D76BEE">
      <w:r>
        <w:rPr>
          <w:rFonts w:hint="eastAsia"/>
        </w:rPr>
        <w:t>I</w:t>
      </w:r>
      <w:r>
        <w:t xml:space="preserve">t extracted </w:t>
      </w:r>
      <w:r w:rsidR="009E7294">
        <w:t xml:space="preserve">the </w:t>
      </w:r>
      <w:r w:rsidR="002A5C0A">
        <w:t>distribution</w:t>
      </w:r>
      <w:r w:rsidR="009E7294">
        <w:t xml:space="preserve"> of deck</w:t>
      </w:r>
      <w:r w:rsidR="002A5C0A">
        <w:t>s</w:t>
      </w:r>
      <w:r w:rsidR="009E7294">
        <w:t xml:space="preserve"> </w:t>
      </w:r>
      <w:r w:rsidR="00354F6B">
        <w:t xml:space="preserve">in the spaceship </w:t>
      </w:r>
      <w:r w:rsidR="00354F6B" w:rsidRPr="00802902">
        <w:rPr>
          <w:b/>
        </w:rPr>
        <w:t>individually</w:t>
      </w:r>
      <w:r w:rsidR="00802902">
        <w:t xml:space="preserve">. </w:t>
      </w:r>
    </w:p>
    <w:p w14:paraId="7A4948FB" w14:textId="77777777" w:rsidR="00802902" w:rsidRDefault="00802902" w:rsidP="00D76BEE"/>
    <w:p w14:paraId="7379B514" w14:textId="293F4DB7" w:rsidR="00544B8B" w:rsidRPr="00544B8B" w:rsidRDefault="00544B8B" w:rsidP="00544B8B">
      <w:pPr>
        <w:pStyle w:val="Heading4"/>
      </w:pPr>
      <w:r>
        <w:t>Findings</w:t>
      </w:r>
    </w:p>
    <w:p w14:paraId="195654E4" w14:textId="523997E8" w:rsidR="00D46E86" w:rsidRDefault="00D46E86" w:rsidP="00D46E86">
      <w:r>
        <w:tab/>
      </w:r>
      <w:r w:rsidR="002002F7">
        <w:t xml:space="preserve">The deck of “T” might be an outlier </w:t>
      </w:r>
      <w:r w:rsidR="00A12C8A">
        <w:t>because</w:t>
      </w:r>
      <w:r w:rsidR="002002F7">
        <w:t xml:space="preserve"> </w:t>
      </w:r>
      <w:r w:rsidR="00A12C8A">
        <w:t xml:space="preserve">deck </w:t>
      </w:r>
      <w:r w:rsidR="002002F7">
        <w:t xml:space="preserve">“T” </w:t>
      </w:r>
      <w:r w:rsidR="0015404E">
        <w:t xml:space="preserve">has </w:t>
      </w:r>
      <w:r w:rsidR="008455EB">
        <w:t xml:space="preserve">only </w:t>
      </w:r>
      <w:r w:rsidR="003C0F5C">
        <w:t xml:space="preserve">5 samples. </w:t>
      </w:r>
    </w:p>
    <w:p w14:paraId="48877750" w14:textId="77777777" w:rsidR="00073C1C" w:rsidRDefault="00073C1C" w:rsidP="00D46E86">
      <w:pPr>
        <w:rPr>
          <w:rFonts w:eastAsiaTheme="minorEastAsia"/>
        </w:rPr>
      </w:pPr>
    </w:p>
    <w:p w14:paraId="1C26437A" w14:textId="77777777" w:rsidR="0053150B" w:rsidRDefault="0053150B" w:rsidP="00D46E86">
      <w:pPr>
        <w:rPr>
          <w:rFonts w:eastAsiaTheme="minorEastAsia"/>
        </w:rPr>
      </w:pPr>
    </w:p>
    <w:p w14:paraId="685AC94F" w14:textId="77777777" w:rsidR="0053150B" w:rsidRPr="0053150B" w:rsidRDefault="0053150B" w:rsidP="00D46E86">
      <w:pPr>
        <w:rPr>
          <w:rFonts w:eastAsiaTheme="minorEastAsia" w:hint="eastAsia"/>
        </w:rPr>
      </w:pPr>
    </w:p>
    <w:p w14:paraId="2D5792A6" w14:textId="70185CE4" w:rsidR="00544B8B" w:rsidRPr="007007B4" w:rsidRDefault="00544B8B" w:rsidP="007007B4">
      <w:pPr>
        <w:pStyle w:val="Heading2"/>
      </w:pPr>
      <w:bookmarkStart w:id="19" w:name="_Toc150474635"/>
      <w:r w:rsidRPr="007007B4">
        <w:rPr>
          <w:rStyle w:val="notion-enable-hover"/>
        </w:rPr>
        <w:lastRenderedPageBreak/>
        <w:t xml:space="preserve">Total </w:t>
      </w:r>
      <w:bookmarkEnd w:id="19"/>
      <w:r w:rsidR="00D97E45">
        <w:rPr>
          <w:rStyle w:val="notion-enable-hover"/>
        </w:rPr>
        <w:t>E</w:t>
      </w:r>
      <w:r w:rsidRPr="007007B4">
        <w:rPr>
          <w:rStyle w:val="notion-enable-hover"/>
        </w:rPr>
        <w:t>xpenditure</w:t>
      </w:r>
    </w:p>
    <w:tbl>
      <w:tblPr>
        <w:tblStyle w:val="TableGrid"/>
        <w:tblW w:w="0" w:type="auto"/>
        <w:tblBorders>
          <w:top w:val="single" w:sz="4" w:space="0" w:color="C7C1C7"/>
          <w:left w:val="single" w:sz="4" w:space="0" w:color="C7C1C7"/>
          <w:bottom w:val="single" w:sz="4" w:space="0" w:color="C7C1C7"/>
          <w:right w:val="single" w:sz="4" w:space="0" w:color="C7C1C7"/>
          <w:insideH w:val="none" w:sz="0" w:space="0" w:color="auto"/>
          <w:insideV w:val="none" w:sz="0" w:space="0" w:color="auto"/>
        </w:tblBorders>
        <w:tblLook w:val="04A0" w:firstRow="1" w:lastRow="0" w:firstColumn="1" w:lastColumn="0" w:noHBand="0" w:noVBand="1"/>
      </w:tblPr>
      <w:tblGrid>
        <w:gridCol w:w="9016"/>
      </w:tblGrid>
      <w:tr w:rsidR="00544B8B" w14:paraId="7E658BB4" w14:textId="77777777" w:rsidTr="00F16DBA">
        <w:tc>
          <w:tcPr>
            <w:tcW w:w="9016" w:type="dxa"/>
          </w:tcPr>
          <w:p w14:paraId="0DB276A0" w14:textId="77777777" w:rsidR="00544B8B" w:rsidRDefault="00544B8B" w:rsidP="00544B8B">
            <w:pPr>
              <w:shd w:val="clear" w:color="auto" w:fill="FFFFFF"/>
              <w:spacing w:line="270" w:lineRule="atLeast"/>
              <w:rPr>
                <w:rFonts w:ascii="Menlo" w:hAnsi="Menlo" w:cs="Menlo"/>
                <w:color w:val="000000"/>
                <w:sz w:val="18"/>
                <w:szCs w:val="18"/>
              </w:rPr>
            </w:pPr>
            <w:r>
              <w:rPr>
                <w:rFonts w:ascii="Menlo" w:hAnsi="Menlo" w:cs="Menlo"/>
                <w:color w:val="008000"/>
                <w:sz w:val="18"/>
                <w:szCs w:val="18"/>
              </w:rPr>
              <w:t># New features - training set</w:t>
            </w:r>
          </w:p>
          <w:p w14:paraId="127D9139" w14:textId="77777777" w:rsidR="00544B8B" w:rsidRDefault="00544B8B" w:rsidP="00544B8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n_train</w:t>
            </w:r>
            <w:proofErr w:type="spellEnd"/>
            <w:r>
              <w:rPr>
                <w:rFonts w:ascii="Menlo" w:hAnsi="Menlo" w:cs="Menlo"/>
                <w:color w:val="000000"/>
                <w:sz w:val="18"/>
                <w:szCs w:val="18"/>
              </w:rPr>
              <w:t>[</w:t>
            </w:r>
            <w:r>
              <w:rPr>
                <w:rFonts w:ascii="Menlo" w:hAnsi="Menlo" w:cs="Menlo"/>
                <w:color w:val="A31515"/>
                <w:sz w:val="18"/>
                <w:szCs w:val="18"/>
              </w:rPr>
              <w:t>'Total Expenditure'</w:t>
            </w:r>
            <w:r>
              <w:rPr>
                <w:rFonts w:ascii="Menlo" w:hAnsi="Menlo" w:cs="Menlo"/>
                <w:color w:val="000000"/>
                <w:sz w:val="18"/>
                <w:szCs w:val="18"/>
              </w:rPr>
              <w:t>] =</w:t>
            </w:r>
            <w:proofErr w:type="spellStart"/>
            <w:r>
              <w:rPr>
                <w:rFonts w:ascii="Menlo" w:hAnsi="Menlo" w:cs="Menlo"/>
                <w:color w:val="000000"/>
                <w:sz w:val="18"/>
                <w:szCs w:val="18"/>
              </w:rPr>
              <w:t>n_train</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RoomService</w:t>
            </w:r>
            <w:proofErr w:type="spellEnd"/>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n_train</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FoodCourt</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n_train</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ShoppingMall</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n_train</w:t>
            </w:r>
            <w:proofErr w:type="spellEnd"/>
            <w:r>
              <w:rPr>
                <w:rFonts w:ascii="Menlo" w:hAnsi="Menlo" w:cs="Menlo"/>
                <w:color w:val="000000"/>
                <w:sz w:val="18"/>
                <w:szCs w:val="18"/>
              </w:rPr>
              <w:t>[</w:t>
            </w:r>
            <w:r>
              <w:rPr>
                <w:rFonts w:ascii="Menlo" w:hAnsi="Menlo" w:cs="Menlo"/>
                <w:color w:val="A31515"/>
                <w:sz w:val="18"/>
                <w:szCs w:val="18"/>
              </w:rPr>
              <w:t>'Spa'</w:t>
            </w:r>
            <w:r>
              <w:rPr>
                <w:rFonts w:ascii="Menlo" w:hAnsi="Menlo" w:cs="Menlo"/>
                <w:color w:val="000000"/>
                <w:sz w:val="18"/>
                <w:szCs w:val="18"/>
              </w:rPr>
              <w:t xml:space="preserve">]+ </w:t>
            </w:r>
            <w:proofErr w:type="spellStart"/>
            <w:r>
              <w:rPr>
                <w:rFonts w:ascii="Menlo" w:hAnsi="Menlo" w:cs="Menlo"/>
                <w:color w:val="000000"/>
                <w:sz w:val="18"/>
                <w:szCs w:val="18"/>
              </w:rPr>
              <w:t>n_train</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VRDeck</w:t>
            </w:r>
            <w:proofErr w:type="spellEnd"/>
            <w:r>
              <w:rPr>
                <w:rFonts w:ascii="Menlo" w:hAnsi="Menlo" w:cs="Menlo"/>
                <w:color w:val="A31515"/>
                <w:sz w:val="18"/>
                <w:szCs w:val="18"/>
              </w:rPr>
              <w:t>'</w:t>
            </w:r>
            <w:r>
              <w:rPr>
                <w:rFonts w:ascii="Menlo" w:hAnsi="Menlo" w:cs="Menlo"/>
                <w:color w:val="000000"/>
                <w:sz w:val="18"/>
                <w:szCs w:val="18"/>
              </w:rPr>
              <w:t>]</w:t>
            </w:r>
            <w:r>
              <w:rPr>
                <w:rFonts w:ascii="Menlo" w:hAnsi="Menlo" w:cs="Menlo"/>
                <w:color w:val="008000"/>
                <w:sz w:val="18"/>
                <w:szCs w:val="18"/>
              </w:rPr>
              <w:t>#different between max and min are too big</w:t>
            </w:r>
          </w:p>
          <w:p w14:paraId="7638FAEA" w14:textId="77777777" w:rsidR="00544B8B" w:rsidRDefault="00544B8B" w:rsidP="00544B8B">
            <w:pPr>
              <w:shd w:val="clear" w:color="auto" w:fill="FFFFFF"/>
              <w:spacing w:line="270" w:lineRule="atLeast"/>
              <w:rPr>
                <w:rFonts w:ascii="Menlo" w:hAnsi="Menlo" w:cs="Menlo"/>
                <w:color w:val="000000"/>
                <w:sz w:val="18"/>
                <w:szCs w:val="18"/>
              </w:rPr>
            </w:pPr>
            <w:r>
              <w:rPr>
                <w:rFonts w:ascii="Menlo" w:hAnsi="Menlo" w:cs="Menlo"/>
                <w:color w:val="008000"/>
                <w:sz w:val="18"/>
                <w:szCs w:val="18"/>
              </w:rPr>
              <w:t># New features - test set</w:t>
            </w:r>
          </w:p>
          <w:p w14:paraId="02FEE097" w14:textId="77777777" w:rsidR="00544B8B" w:rsidRDefault="00544B8B" w:rsidP="00544B8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n_test</w:t>
            </w:r>
            <w:proofErr w:type="spellEnd"/>
            <w:r>
              <w:rPr>
                <w:rFonts w:ascii="Menlo" w:hAnsi="Menlo" w:cs="Menlo"/>
                <w:color w:val="000000"/>
                <w:sz w:val="18"/>
                <w:szCs w:val="18"/>
              </w:rPr>
              <w:t>[</w:t>
            </w:r>
            <w:r>
              <w:rPr>
                <w:rFonts w:ascii="Menlo" w:hAnsi="Menlo" w:cs="Menlo"/>
                <w:color w:val="A31515"/>
                <w:sz w:val="18"/>
                <w:szCs w:val="18"/>
              </w:rPr>
              <w:t>'Total Expenditure'</w:t>
            </w:r>
            <w:r>
              <w:rPr>
                <w:rFonts w:ascii="Menlo" w:hAnsi="Menlo" w:cs="Menlo"/>
                <w:color w:val="000000"/>
                <w:sz w:val="18"/>
                <w:szCs w:val="18"/>
              </w:rPr>
              <w:t xml:space="preserve">] = </w:t>
            </w:r>
            <w:proofErr w:type="spellStart"/>
            <w:r>
              <w:rPr>
                <w:rFonts w:ascii="Menlo" w:hAnsi="Menlo" w:cs="Menlo"/>
                <w:color w:val="000000"/>
                <w:sz w:val="18"/>
                <w:szCs w:val="18"/>
              </w:rPr>
              <w:t>n_test</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RoomService</w:t>
            </w:r>
            <w:proofErr w:type="spellEnd"/>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n_test</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FoodCourt</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n_test</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ShoppingMall</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n_test</w:t>
            </w:r>
            <w:proofErr w:type="spellEnd"/>
            <w:r>
              <w:rPr>
                <w:rFonts w:ascii="Menlo" w:hAnsi="Menlo" w:cs="Menlo"/>
                <w:color w:val="000000"/>
                <w:sz w:val="18"/>
                <w:szCs w:val="18"/>
              </w:rPr>
              <w:t>[</w:t>
            </w:r>
            <w:r>
              <w:rPr>
                <w:rFonts w:ascii="Menlo" w:hAnsi="Menlo" w:cs="Menlo"/>
                <w:color w:val="A31515"/>
                <w:sz w:val="18"/>
                <w:szCs w:val="18"/>
              </w:rPr>
              <w:t>'Spa'</w:t>
            </w:r>
            <w:r>
              <w:rPr>
                <w:rFonts w:ascii="Menlo" w:hAnsi="Menlo" w:cs="Menlo"/>
                <w:color w:val="000000"/>
                <w:sz w:val="18"/>
                <w:szCs w:val="18"/>
              </w:rPr>
              <w:t xml:space="preserve">]+ </w:t>
            </w:r>
            <w:proofErr w:type="spellStart"/>
            <w:r>
              <w:rPr>
                <w:rFonts w:ascii="Menlo" w:hAnsi="Menlo" w:cs="Menlo"/>
                <w:color w:val="000000"/>
                <w:sz w:val="18"/>
                <w:szCs w:val="18"/>
              </w:rPr>
              <w:t>n_test</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VRDeck</w:t>
            </w:r>
            <w:proofErr w:type="spellEnd"/>
            <w:r>
              <w:rPr>
                <w:rFonts w:ascii="Menlo" w:hAnsi="Menlo" w:cs="Menlo"/>
                <w:color w:val="A31515"/>
                <w:sz w:val="18"/>
                <w:szCs w:val="18"/>
              </w:rPr>
              <w:t>'</w:t>
            </w:r>
            <w:r>
              <w:rPr>
                <w:rFonts w:ascii="Menlo" w:hAnsi="Menlo" w:cs="Menlo"/>
                <w:color w:val="000000"/>
                <w:sz w:val="18"/>
                <w:szCs w:val="18"/>
              </w:rPr>
              <w:t>]</w:t>
            </w:r>
          </w:p>
          <w:p w14:paraId="06FAC4D2" w14:textId="77777777" w:rsidR="00544B8B" w:rsidRDefault="00544B8B" w:rsidP="00544B8B">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distribution of new features</w:t>
            </w:r>
          </w:p>
          <w:p w14:paraId="5D5D561A" w14:textId="77777777" w:rsidR="00544B8B" w:rsidRDefault="00544B8B" w:rsidP="00544B8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plt.figure</w:t>
            </w:r>
            <w:proofErr w:type="spellEnd"/>
            <w:r>
              <w:rPr>
                <w:rFonts w:ascii="Menlo" w:hAnsi="Menlo" w:cs="Menlo"/>
                <w:color w:val="000000"/>
                <w:sz w:val="18"/>
                <w:szCs w:val="18"/>
              </w:rPr>
              <w:t>(</w:t>
            </w:r>
            <w:proofErr w:type="spellStart"/>
            <w:r>
              <w:rPr>
                <w:rFonts w:ascii="Menlo" w:hAnsi="Menlo" w:cs="Menlo"/>
                <w:color w:val="001080"/>
                <w:sz w:val="18"/>
                <w:szCs w:val="18"/>
              </w:rPr>
              <w:t>figsize</w:t>
            </w:r>
            <w:proofErr w:type="spellEnd"/>
            <w:r>
              <w:rPr>
                <w:rFonts w:ascii="Menlo" w:hAnsi="Menlo" w:cs="Menlo"/>
                <w:color w:val="000000"/>
                <w:sz w:val="18"/>
                <w:szCs w:val="18"/>
              </w:rPr>
              <w:t>=(</w:t>
            </w:r>
            <w:r>
              <w:rPr>
                <w:rFonts w:ascii="Menlo" w:hAnsi="Menlo" w:cs="Menlo"/>
                <w:color w:val="098658"/>
                <w:sz w:val="18"/>
                <w:szCs w:val="18"/>
              </w:rPr>
              <w:t>15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p>
          <w:p w14:paraId="60BCFB8D" w14:textId="77777777" w:rsidR="00544B8B" w:rsidRDefault="00544B8B" w:rsidP="00544B8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sns.histplot</w:t>
            </w:r>
            <w:proofErr w:type="spellEnd"/>
            <w:r>
              <w:rPr>
                <w:rFonts w:ascii="Menlo" w:hAnsi="Menlo" w:cs="Menlo"/>
                <w:color w:val="000000"/>
                <w:sz w:val="18"/>
                <w:szCs w:val="18"/>
              </w:rPr>
              <w:t>(</w:t>
            </w:r>
            <w:r>
              <w:rPr>
                <w:rFonts w:ascii="Menlo" w:hAnsi="Menlo" w:cs="Menlo"/>
                <w:color w:val="001080"/>
                <w:sz w:val="18"/>
                <w:szCs w:val="18"/>
              </w:rPr>
              <w:t>x</w:t>
            </w:r>
            <w:r>
              <w:rPr>
                <w:rFonts w:ascii="Menlo" w:hAnsi="Menlo" w:cs="Menlo"/>
                <w:color w:val="000000"/>
                <w:sz w:val="18"/>
                <w:szCs w:val="18"/>
              </w:rPr>
              <w:t>=</w:t>
            </w:r>
            <w:r>
              <w:rPr>
                <w:rFonts w:ascii="Menlo" w:hAnsi="Menlo" w:cs="Menlo"/>
                <w:color w:val="A31515"/>
                <w:sz w:val="18"/>
                <w:szCs w:val="18"/>
              </w:rPr>
              <w:t>"Total Expenditure"</w:t>
            </w:r>
            <w:r>
              <w:rPr>
                <w:rFonts w:ascii="Menlo" w:hAnsi="Menlo" w:cs="Menlo"/>
                <w:color w:val="000000"/>
                <w:sz w:val="18"/>
                <w:szCs w:val="18"/>
              </w:rPr>
              <w:t xml:space="preserve">, </w:t>
            </w:r>
            <w:r>
              <w:rPr>
                <w:rFonts w:ascii="Menlo" w:hAnsi="Menlo" w:cs="Menlo"/>
                <w:color w:val="001080"/>
                <w:sz w:val="18"/>
                <w:szCs w:val="18"/>
              </w:rPr>
              <w:t>hue</w:t>
            </w:r>
            <w:r>
              <w:rPr>
                <w:rFonts w:ascii="Menlo" w:hAnsi="Menlo" w:cs="Menlo"/>
                <w:color w:val="000000"/>
                <w:sz w:val="18"/>
                <w:szCs w:val="18"/>
              </w:rPr>
              <w:t>=</w:t>
            </w:r>
            <w:r>
              <w:rPr>
                <w:rFonts w:ascii="Menlo" w:hAnsi="Menlo" w:cs="Menlo"/>
                <w:color w:val="A31515"/>
                <w:sz w:val="18"/>
                <w:szCs w:val="18"/>
              </w:rPr>
              <w:t>"Transported"</w:t>
            </w:r>
            <w:r>
              <w:rPr>
                <w:rFonts w:ascii="Menlo" w:hAnsi="Menlo" w:cs="Menlo"/>
                <w:color w:val="000000"/>
                <w:sz w:val="18"/>
                <w:szCs w:val="18"/>
              </w:rPr>
              <w:t xml:space="preserve">, </w:t>
            </w:r>
            <w:r>
              <w:rPr>
                <w:rFonts w:ascii="Menlo" w:hAnsi="Menlo" w:cs="Menlo"/>
                <w:color w:val="001080"/>
                <w:sz w:val="18"/>
                <w:szCs w:val="18"/>
              </w:rPr>
              <w:t>data</w:t>
            </w:r>
            <w:r>
              <w:rPr>
                <w:rFonts w:ascii="Menlo" w:hAnsi="Menlo" w:cs="Menlo"/>
                <w:color w:val="000000"/>
                <w:sz w:val="18"/>
                <w:szCs w:val="18"/>
              </w:rPr>
              <w:t>=</w:t>
            </w:r>
            <w:proofErr w:type="spellStart"/>
            <w:r>
              <w:rPr>
                <w:rFonts w:ascii="Menlo" w:hAnsi="Menlo" w:cs="Menlo"/>
                <w:color w:val="000000"/>
                <w:sz w:val="18"/>
                <w:szCs w:val="18"/>
              </w:rPr>
              <w:t>n_train</w:t>
            </w:r>
            <w:proofErr w:type="spellEnd"/>
            <w:r>
              <w:rPr>
                <w:rFonts w:ascii="Menlo" w:hAnsi="Menlo" w:cs="Menlo"/>
                <w:color w:val="000000"/>
                <w:sz w:val="18"/>
                <w:szCs w:val="18"/>
              </w:rPr>
              <w:t xml:space="preserve">, </w:t>
            </w:r>
            <w:proofErr w:type="spellStart"/>
            <w:r>
              <w:rPr>
                <w:rFonts w:ascii="Menlo" w:hAnsi="Menlo" w:cs="Menlo"/>
                <w:color w:val="001080"/>
                <w:sz w:val="18"/>
                <w:szCs w:val="18"/>
              </w:rPr>
              <w:t>kde</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1080"/>
                <w:sz w:val="18"/>
                <w:szCs w:val="18"/>
              </w:rPr>
              <w:t>palette</w:t>
            </w:r>
            <w:r>
              <w:rPr>
                <w:rFonts w:ascii="Menlo" w:hAnsi="Menlo" w:cs="Menlo"/>
                <w:color w:val="000000"/>
                <w:sz w:val="18"/>
                <w:szCs w:val="18"/>
              </w:rPr>
              <w:t>=</w:t>
            </w:r>
            <w:r>
              <w:rPr>
                <w:rFonts w:ascii="Menlo" w:hAnsi="Menlo" w:cs="Menlo"/>
                <w:color w:val="A31515"/>
                <w:sz w:val="18"/>
                <w:szCs w:val="18"/>
              </w:rPr>
              <w:t>"Set2"</w:t>
            </w:r>
            <w:r>
              <w:rPr>
                <w:rFonts w:ascii="Menlo" w:hAnsi="Menlo" w:cs="Menlo"/>
                <w:color w:val="000000"/>
                <w:sz w:val="18"/>
                <w:szCs w:val="18"/>
              </w:rPr>
              <w:t>,</w:t>
            </w:r>
            <w:r>
              <w:rPr>
                <w:rFonts w:ascii="Menlo" w:hAnsi="Menlo" w:cs="Menlo"/>
                <w:color w:val="001080"/>
                <w:sz w:val="18"/>
                <w:szCs w:val="18"/>
              </w:rPr>
              <w:t>bins</w:t>
            </w:r>
            <w:r>
              <w:rPr>
                <w:rFonts w:ascii="Menlo" w:hAnsi="Menlo" w:cs="Menlo"/>
                <w:color w:val="000000"/>
                <w:sz w:val="18"/>
                <w:szCs w:val="18"/>
              </w:rPr>
              <w:t>=</w:t>
            </w:r>
            <w:r>
              <w:rPr>
                <w:rFonts w:ascii="Menlo" w:hAnsi="Menlo" w:cs="Menlo"/>
                <w:color w:val="098658"/>
                <w:sz w:val="18"/>
                <w:szCs w:val="18"/>
              </w:rPr>
              <w:t>200</w:t>
            </w:r>
            <w:r>
              <w:rPr>
                <w:rFonts w:ascii="Menlo" w:hAnsi="Menlo" w:cs="Menlo"/>
                <w:color w:val="000000"/>
                <w:sz w:val="18"/>
                <w:szCs w:val="18"/>
              </w:rPr>
              <w:t>)</w:t>
            </w:r>
          </w:p>
          <w:p w14:paraId="4D0B3227" w14:textId="77777777" w:rsidR="00544B8B" w:rsidRDefault="00544B8B" w:rsidP="00544B8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plt.ylim</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3000</w:t>
            </w:r>
            <w:r>
              <w:rPr>
                <w:rFonts w:ascii="Menlo" w:hAnsi="Menlo" w:cs="Menlo"/>
                <w:color w:val="000000"/>
                <w:sz w:val="18"/>
                <w:szCs w:val="18"/>
              </w:rPr>
              <w:t>)</w:t>
            </w:r>
          </w:p>
          <w:p w14:paraId="418FEB84" w14:textId="77777777" w:rsidR="00544B8B" w:rsidRDefault="00544B8B" w:rsidP="00544B8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plt.xlim</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10000</w:t>
            </w:r>
            <w:r>
              <w:rPr>
                <w:rFonts w:ascii="Menlo" w:hAnsi="Menlo" w:cs="Menlo"/>
                <w:color w:val="000000"/>
                <w:sz w:val="18"/>
                <w:szCs w:val="18"/>
              </w:rPr>
              <w:t>)</w:t>
            </w:r>
          </w:p>
          <w:p w14:paraId="78F8DDE5" w14:textId="4CF47CCE" w:rsidR="00544B8B" w:rsidRPr="00544B8B" w:rsidRDefault="00544B8B" w:rsidP="00544B8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plt.title</w:t>
            </w:r>
            <w:proofErr w:type="spellEnd"/>
            <w:r>
              <w:rPr>
                <w:rFonts w:ascii="Menlo" w:hAnsi="Menlo" w:cs="Menlo"/>
                <w:color w:val="000000"/>
                <w:sz w:val="18"/>
                <w:szCs w:val="18"/>
              </w:rPr>
              <w:t>(</w:t>
            </w:r>
            <w:r>
              <w:rPr>
                <w:rFonts w:ascii="Menlo" w:hAnsi="Menlo" w:cs="Menlo"/>
                <w:color w:val="A31515"/>
                <w:sz w:val="18"/>
                <w:szCs w:val="18"/>
              </w:rPr>
              <w:t>"Total Expenditure Distribution"</w:t>
            </w:r>
            <w:r>
              <w:rPr>
                <w:rFonts w:ascii="Menlo" w:hAnsi="Menlo" w:cs="Menlo"/>
                <w:color w:val="000000"/>
                <w:sz w:val="18"/>
                <w:szCs w:val="18"/>
              </w:rPr>
              <w:t>)</w:t>
            </w:r>
            <w:r>
              <w:rPr>
                <w:rFonts w:ascii="Menlo" w:hAnsi="Menlo" w:cs="Menlo"/>
                <w:color w:val="CD3131"/>
                <w:sz w:val="18"/>
                <w:szCs w:val="18"/>
              </w:rPr>
              <w:t>;</w:t>
            </w:r>
          </w:p>
        </w:tc>
      </w:tr>
    </w:tbl>
    <w:p w14:paraId="6DD6A8C0" w14:textId="6C82866F" w:rsidR="00177C6D" w:rsidRDefault="001E2C54" w:rsidP="00AF02FE">
      <w:pPr>
        <w:ind w:firstLine="480"/>
      </w:pPr>
      <w:r w:rsidRPr="00BE3A39">
        <w:rPr>
          <w:noProof/>
        </w:rPr>
        <w:drawing>
          <wp:anchor distT="0" distB="0" distL="114300" distR="114300" simplePos="0" relativeHeight="251658254" behindDoc="1" locked="0" layoutInCell="1" allowOverlap="1" wp14:anchorId="5B954D87" wp14:editId="5E12397F">
            <wp:simplePos x="0" y="0"/>
            <wp:positionH relativeFrom="column">
              <wp:posOffset>0</wp:posOffset>
            </wp:positionH>
            <wp:positionV relativeFrom="paragraph">
              <wp:posOffset>36830</wp:posOffset>
            </wp:positionV>
            <wp:extent cx="3056890" cy="1313180"/>
            <wp:effectExtent l="0" t="0" r="3810" b="0"/>
            <wp:wrapTight wrapText="bothSides">
              <wp:wrapPolygon edited="0">
                <wp:start x="0" y="0"/>
                <wp:lineTo x="0" y="21308"/>
                <wp:lineTo x="21537" y="21308"/>
                <wp:lineTo x="21537" y="0"/>
                <wp:lineTo x="0" y="0"/>
              </wp:wrapPolygon>
            </wp:wrapTight>
            <wp:docPr id="1275653411" name="Picture 1275653411" descr="一張含有 文字, 螢幕擷取畫面,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53411" name="圖片 1" descr="一張含有 文字, 螢幕擷取畫面, 繪圖, 行 的圖片&#10;&#10;自動產生的描述"/>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56890" cy="1313180"/>
                    </a:xfrm>
                    <a:prstGeom prst="rect">
                      <a:avLst/>
                    </a:prstGeom>
                  </pic:spPr>
                </pic:pic>
              </a:graphicData>
            </a:graphic>
            <wp14:sizeRelH relativeFrom="page">
              <wp14:pctWidth>0</wp14:pctWidth>
            </wp14:sizeRelH>
            <wp14:sizeRelV relativeFrom="page">
              <wp14:pctHeight>0</wp14:pctHeight>
            </wp14:sizeRelV>
          </wp:anchor>
        </w:drawing>
      </w:r>
    </w:p>
    <w:p w14:paraId="3B6D3246" w14:textId="18A0B80F" w:rsidR="001849FD" w:rsidRDefault="00E739E4" w:rsidP="001849FD">
      <w:pPr>
        <w:ind w:firstLine="480"/>
      </w:pPr>
      <w:r>
        <w:t xml:space="preserve">Refer to EDA, the total expenditure has included the expenditure of room service, food court, shopping mall, Spa, VR deck. </w:t>
      </w:r>
    </w:p>
    <w:p w14:paraId="6F1EED3E" w14:textId="281EBB17" w:rsidR="00BE3A39" w:rsidRDefault="00BE3A39" w:rsidP="00544B8B">
      <w:pPr>
        <w:rPr>
          <w:noProof/>
        </w:rPr>
      </w:pPr>
    </w:p>
    <w:p w14:paraId="30FB1D13" w14:textId="23FC143A" w:rsidR="00364FF1" w:rsidRDefault="00792A7D" w:rsidP="00364FF1">
      <w:pPr>
        <w:pStyle w:val="Heading4"/>
      </w:pPr>
      <w:r w:rsidRPr="00BE3A39">
        <w:rPr>
          <w:noProof/>
        </w:rPr>
        <w:drawing>
          <wp:anchor distT="0" distB="0" distL="114300" distR="114300" simplePos="0" relativeHeight="251658255" behindDoc="1" locked="0" layoutInCell="1" allowOverlap="1" wp14:anchorId="3C24EAA5" wp14:editId="4C2D3F50">
            <wp:simplePos x="0" y="0"/>
            <wp:positionH relativeFrom="column">
              <wp:posOffset>2784497</wp:posOffset>
            </wp:positionH>
            <wp:positionV relativeFrom="paragraph">
              <wp:posOffset>93980</wp:posOffset>
            </wp:positionV>
            <wp:extent cx="2938145" cy="1332865"/>
            <wp:effectExtent l="0" t="0" r="0" b="635"/>
            <wp:wrapTight wrapText="bothSides">
              <wp:wrapPolygon edited="0">
                <wp:start x="0" y="0"/>
                <wp:lineTo x="0" y="21404"/>
                <wp:lineTo x="21474" y="21404"/>
                <wp:lineTo x="21474" y="0"/>
                <wp:lineTo x="0" y="0"/>
              </wp:wrapPolygon>
            </wp:wrapTight>
            <wp:docPr id="1065185618" name="Picture 1065185618"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85618" name="圖片 1" descr="一張含有 文字, 螢幕擷取畫面, 字型, 圖表 的圖片&#10;&#10;自動產生的描述"/>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38145" cy="1332865"/>
                    </a:xfrm>
                    <a:prstGeom prst="rect">
                      <a:avLst/>
                    </a:prstGeom>
                  </pic:spPr>
                </pic:pic>
              </a:graphicData>
            </a:graphic>
            <wp14:sizeRelH relativeFrom="page">
              <wp14:pctWidth>0</wp14:pctWidth>
            </wp14:sizeRelH>
            <wp14:sizeRelV relativeFrom="page">
              <wp14:pctHeight>0</wp14:pctHeight>
            </wp14:sizeRelV>
          </wp:anchor>
        </w:drawing>
      </w:r>
      <w:r w:rsidR="00364FF1">
        <w:t>Findings</w:t>
      </w:r>
    </w:p>
    <w:p w14:paraId="450AFEFB" w14:textId="6DCBA73D" w:rsidR="00364FF1" w:rsidRDefault="000D3E4C" w:rsidP="000D3E4C">
      <w:pPr>
        <w:ind w:firstLine="480"/>
      </w:pPr>
      <w:r>
        <w:t>It</w:t>
      </w:r>
      <w:r w:rsidR="00364FF1">
        <w:t xml:space="preserve"> found that </w:t>
      </w:r>
      <w:r w:rsidR="00DA6A71">
        <w:t>passenger</w:t>
      </w:r>
      <w:r w:rsidR="00392FC9">
        <w:t>s</w:t>
      </w:r>
      <w:r w:rsidR="00DA6A71">
        <w:t xml:space="preserve"> </w:t>
      </w:r>
      <w:r w:rsidR="00BB270E">
        <w:t xml:space="preserve">who </w:t>
      </w:r>
      <w:r w:rsidR="00404CDC">
        <w:t xml:space="preserve">do not </w:t>
      </w:r>
      <w:r w:rsidR="0005284A">
        <w:t>spend</w:t>
      </w:r>
      <w:r w:rsidR="006F4D8C">
        <w:t xml:space="preserve"> money </w:t>
      </w:r>
      <w:r w:rsidR="004755DF">
        <w:t xml:space="preserve">are transported </w:t>
      </w:r>
      <w:r w:rsidR="00364FF1">
        <w:t>successful</w:t>
      </w:r>
      <w:r w:rsidR="004755DF">
        <w:t>ly</w:t>
      </w:r>
      <w:r w:rsidR="00364FF1">
        <w:t xml:space="preserve"> </w:t>
      </w:r>
      <w:r w:rsidR="004755DF">
        <w:t>while</w:t>
      </w:r>
      <w:r w:rsidR="00364FF1">
        <w:t xml:space="preserve"> </w:t>
      </w:r>
      <w:r w:rsidR="00FC24E1">
        <w:t>p</w:t>
      </w:r>
      <w:r w:rsidR="00364FF1">
        <w:t xml:space="preserve">assengers </w:t>
      </w:r>
      <w:r w:rsidR="00FC24E1">
        <w:t>who spend money</w:t>
      </w:r>
      <w:r w:rsidR="00364FF1">
        <w:t xml:space="preserve"> </w:t>
      </w:r>
      <w:r w:rsidR="0040279D">
        <w:t xml:space="preserve">has </w:t>
      </w:r>
      <w:r w:rsidR="00A02531">
        <w:t>less</w:t>
      </w:r>
      <w:r w:rsidR="00D21642">
        <w:t xml:space="preserve"> potentially</w:t>
      </w:r>
      <w:r w:rsidR="00364FF1">
        <w:t xml:space="preserve"> </w:t>
      </w:r>
      <w:r w:rsidR="0093206D">
        <w:t>been</w:t>
      </w:r>
      <w:r w:rsidR="00364FF1">
        <w:t xml:space="preserve"> </w:t>
      </w:r>
      <w:r w:rsidR="004D18D3">
        <w:t>transported.</w:t>
      </w:r>
    </w:p>
    <w:p w14:paraId="3C3B14C6" w14:textId="1DF444E8" w:rsidR="00405B5C" w:rsidRPr="00405B5C" w:rsidRDefault="004D18D3" w:rsidP="00C75693">
      <w:pPr>
        <w:pStyle w:val="Heading2"/>
      </w:pPr>
      <w:bookmarkStart w:id="20" w:name="_Toc150474636"/>
      <w:r w:rsidRPr="007007B4">
        <w:rPr>
          <w:rStyle w:val="notion-enable-hover"/>
        </w:rPr>
        <w:t>Group</w:t>
      </w:r>
      <w:bookmarkEnd w:id="20"/>
      <w:r w:rsidR="00B044E0">
        <w:rPr>
          <w:rStyle w:val="notion-enable-hover"/>
        </w:rPr>
        <w:t xml:space="preserve"> Size</w:t>
      </w:r>
    </w:p>
    <w:tbl>
      <w:tblPr>
        <w:tblStyle w:val="TableGrid"/>
        <w:tblW w:w="0" w:type="auto"/>
        <w:tblBorders>
          <w:top w:val="single" w:sz="4" w:space="0" w:color="C7C1C7"/>
          <w:left w:val="single" w:sz="4" w:space="0" w:color="C7C1C7"/>
          <w:bottom w:val="single" w:sz="4" w:space="0" w:color="C7C1C7"/>
          <w:right w:val="single" w:sz="4" w:space="0" w:color="C7C1C7"/>
          <w:insideH w:val="none" w:sz="0" w:space="0" w:color="auto"/>
          <w:insideV w:val="none" w:sz="0" w:space="0" w:color="auto"/>
        </w:tblBorders>
        <w:tblLook w:val="04A0" w:firstRow="1" w:lastRow="0" w:firstColumn="1" w:lastColumn="0" w:noHBand="0" w:noVBand="1"/>
      </w:tblPr>
      <w:tblGrid>
        <w:gridCol w:w="9016"/>
      </w:tblGrid>
      <w:tr w:rsidR="00D80B65" w14:paraId="3E4F26FC" w14:textId="77777777" w:rsidTr="00F16DBA">
        <w:tc>
          <w:tcPr>
            <w:tcW w:w="9016" w:type="dxa"/>
          </w:tcPr>
          <w:p w14:paraId="4D18F74C" w14:textId="77777777" w:rsidR="00D80B65" w:rsidRDefault="00D80B65" w:rsidP="00D80B65">
            <w:pPr>
              <w:shd w:val="clear" w:color="auto" w:fill="FFFFFF"/>
              <w:spacing w:line="270" w:lineRule="atLeast"/>
              <w:rPr>
                <w:rFonts w:ascii="Menlo" w:hAnsi="Menlo" w:cs="Menlo"/>
                <w:color w:val="000000"/>
                <w:sz w:val="18"/>
                <w:szCs w:val="18"/>
              </w:rPr>
            </w:pPr>
            <w:r>
              <w:rPr>
                <w:rFonts w:ascii="Menlo" w:hAnsi="Menlo" w:cs="Menlo"/>
                <w:color w:val="008000"/>
                <w:sz w:val="18"/>
                <w:szCs w:val="18"/>
              </w:rPr>
              <w:t># New feature - Group</w:t>
            </w:r>
          </w:p>
          <w:p w14:paraId="51D3FA05" w14:textId="77777777" w:rsidR="00D80B65" w:rsidRDefault="00D80B65" w:rsidP="00D80B6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n_train</w:t>
            </w:r>
            <w:proofErr w:type="spellEnd"/>
            <w:r>
              <w:rPr>
                <w:rFonts w:ascii="Menlo" w:hAnsi="Menlo" w:cs="Menlo"/>
                <w:color w:val="000000"/>
                <w:sz w:val="18"/>
                <w:szCs w:val="18"/>
              </w:rPr>
              <w:t>[</w:t>
            </w:r>
            <w:r>
              <w:rPr>
                <w:rFonts w:ascii="Menlo" w:hAnsi="Menlo" w:cs="Menlo"/>
                <w:color w:val="A31515"/>
                <w:sz w:val="18"/>
                <w:szCs w:val="18"/>
              </w:rPr>
              <w:t>'Group'</w:t>
            </w:r>
            <w:r>
              <w:rPr>
                <w:rFonts w:ascii="Menlo" w:hAnsi="Menlo" w:cs="Menlo"/>
                <w:color w:val="000000"/>
                <w:sz w:val="18"/>
                <w:szCs w:val="18"/>
              </w:rPr>
              <w:t xml:space="preserve">] = </w:t>
            </w:r>
            <w:proofErr w:type="spellStart"/>
            <w:r>
              <w:rPr>
                <w:rFonts w:ascii="Menlo" w:hAnsi="Menlo" w:cs="Menlo"/>
                <w:color w:val="000000"/>
                <w:sz w:val="18"/>
                <w:szCs w:val="18"/>
              </w:rPr>
              <w:t>n_train</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PassengerId</w:t>
            </w:r>
            <w:proofErr w:type="spellEnd"/>
            <w:r>
              <w:rPr>
                <w:rFonts w:ascii="Menlo" w:hAnsi="Menlo" w:cs="Menlo"/>
                <w:color w:val="A31515"/>
                <w:sz w:val="18"/>
                <w:szCs w:val="18"/>
              </w:rPr>
              <w:t>'</w:t>
            </w:r>
            <w:r>
              <w:rPr>
                <w:rFonts w:ascii="Menlo" w:hAnsi="Menlo" w:cs="Menlo"/>
                <w:color w:val="000000"/>
                <w:sz w:val="18"/>
                <w:szCs w:val="18"/>
              </w:rPr>
              <w:t>].apply(</w:t>
            </w:r>
            <w:r>
              <w:rPr>
                <w:rFonts w:ascii="Menlo" w:hAnsi="Menlo" w:cs="Menlo"/>
                <w:color w:val="0000FF"/>
                <w:sz w:val="18"/>
                <w:szCs w:val="18"/>
              </w:rPr>
              <w:t>lambda</w:t>
            </w:r>
            <w:r>
              <w:rPr>
                <w:rFonts w:ascii="Menlo" w:hAnsi="Menlo" w:cs="Menlo"/>
                <w:color w:val="000000"/>
                <w:sz w:val="18"/>
                <w:szCs w:val="18"/>
              </w:rPr>
              <w:t xml:space="preserve"> </w:t>
            </w:r>
            <w:r>
              <w:rPr>
                <w:rFonts w:ascii="Menlo" w:hAnsi="Menlo" w:cs="Menlo"/>
                <w:color w:val="001080"/>
                <w:sz w:val="18"/>
                <w:szCs w:val="18"/>
              </w:rPr>
              <w:t>x</w:t>
            </w:r>
            <w:r>
              <w:rPr>
                <w:rFonts w:ascii="Menlo" w:hAnsi="Menlo" w:cs="Menlo"/>
                <w:color w:val="000000"/>
                <w:sz w:val="18"/>
                <w:szCs w:val="18"/>
              </w:rPr>
              <w:t xml:space="preserve">: </w:t>
            </w:r>
            <w:proofErr w:type="spellStart"/>
            <w:r>
              <w:rPr>
                <w:rFonts w:ascii="Menlo" w:hAnsi="Menlo" w:cs="Menlo"/>
                <w:color w:val="000000"/>
                <w:sz w:val="18"/>
                <w:szCs w:val="18"/>
              </w:rPr>
              <w:t>x.split</w:t>
            </w:r>
            <w:proofErr w:type="spellEnd"/>
            <w:r>
              <w:rPr>
                <w:rFonts w:ascii="Menlo" w:hAnsi="Menlo" w:cs="Menlo"/>
                <w:color w:val="000000"/>
                <w:sz w:val="18"/>
                <w:szCs w:val="18"/>
              </w:rPr>
              <w:t>(</w:t>
            </w:r>
            <w:r>
              <w:rPr>
                <w:rFonts w:ascii="Menlo" w:hAnsi="Menlo" w:cs="Menlo"/>
                <w:color w:val="A31515"/>
                <w:sz w:val="18"/>
                <w:szCs w:val="18"/>
              </w:rPr>
              <w:t>'_'</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roofErr w:type="spellStart"/>
            <w:r>
              <w:rPr>
                <w:rFonts w:ascii="Menlo" w:hAnsi="Menlo" w:cs="Menlo"/>
                <w:color w:val="000000"/>
                <w:sz w:val="18"/>
                <w:szCs w:val="18"/>
              </w:rPr>
              <w:t>astype</w:t>
            </w:r>
            <w:proofErr w:type="spellEnd"/>
            <w:r>
              <w:rPr>
                <w:rFonts w:ascii="Menlo" w:hAnsi="Menlo" w:cs="Menlo"/>
                <w:color w:val="000000"/>
                <w:sz w:val="18"/>
                <w:szCs w:val="18"/>
              </w:rPr>
              <w:t>(</w:t>
            </w:r>
            <w:r>
              <w:rPr>
                <w:rFonts w:ascii="Menlo" w:hAnsi="Menlo" w:cs="Menlo"/>
                <w:color w:val="267F99"/>
                <w:sz w:val="18"/>
                <w:szCs w:val="18"/>
              </w:rPr>
              <w:t>int</w:t>
            </w:r>
            <w:r>
              <w:rPr>
                <w:rFonts w:ascii="Menlo" w:hAnsi="Menlo" w:cs="Menlo"/>
                <w:color w:val="000000"/>
                <w:sz w:val="18"/>
                <w:szCs w:val="18"/>
              </w:rPr>
              <w:t>)</w:t>
            </w:r>
          </w:p>
          <w:p w14:paraId="4C2B82BC" w14:textId="77777777" w:rsidR="00D80B65" w:rsidRDefault="00D80B65" w:rsidP="00D80B6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n_test</w:t>
            </w:r>
            <w:proofErr w:type="spellEnd"/>
            <w:r>
              <w:rPr>
                <w:rFonts w:ascii="Menlo" w:hAnsi="Menlo" w:cs="Menlo"/>
                <w:color w:val="000000"/>
                <w:sz w:val="18"/>
                <w:szCs w:val="18"/>
              </w:rPr>
              <w:t>[</w:t>
            </w:r>
            <w:r>
              <w:rPr>
                <w:rFonts w:ascii="Menlo" w:hAnsi="Menlo" w:cs="Menlo"/>
                <w:color w:val="A31515"/>
                <w:sz w:val="18"/>
                <w:szCs w:val="18"/>
              </w:rPr>
              <w:t>'Group'</w:t>
            </w:r>
            <w:r>
              <w:rPr>
                <w:rFonts w:ascii="Menlo" w:hAnsi="Menlo" w:cs="Menlo"/>
                <w:color w:val="000000"/>
                <w:sz w:val="18"/>
                <w:szCs w:val="18"/>
              </w:rPr>
              <w:t xml:space="preserve">] = </w:t>
            </w:r>
            <w:proofErr w:type="spellStart"/>
            <w:r>
              <w:rPr>
                <w:rFonts w:ascii="Menlo" w:hAnsi="Menlo" w:cs="Menlo"/>
                <w:color w:val="000000"/>
                <w:sz w:val="18"/>
                <w:szCs w:val="18"/>
              </w:rPr>
              <w:t>n_test</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PassengerId</w:t>
            </w:r>
            <w:proofErr w:type="spellEnd"/>
            <w:r>
              <w:rPr>
                <w:rFonts w:ascii="Menlo" w:hAnsi="Menlo" w:cs="Menlo"/>
                <w:color w:val="A31515"/>
                <w:sz w:val="18"/>
                <w:szCs w:val="18"/>
              </w:rPr>
              <w:t>'</w:t>
            </w:r>
            <w:r>
              <w:rPr>
                <w:rFonts w:ascii="Menlo" w:hAnsi="Menlo" w:cs="Menlo"/>
                <w:color w:val="000000"/>
                <w:sz w:val="18"/>
                <w:szCs w:val="18"/>
              </w:rPr>
              <w:t>].apply(</w:t>
            </w:r>
            <w:r>
              <w:rPr>
                <w:rFonts w:ascii="Menlo" w:hAnsi="Menlo" w:cs="Menlo"/>
                <w:color w:val="0000FF"/>
                <w:sz w:val="18"/>
                <w:szCs w:val="18"/>
              </w:rPr>
              <w:t>lambda</w:t>
            </w:r>
            <w:r>
              <w:rPr>
                <w:rFonts w:ascii="Menlo" w:hAnsi="Menlo" w:cs="Menlo"/>
                <w:color w:val="000000"/>
                <w:sz w:val="18"/>
                <w:szCs w:val="18"/>
              </w:rPr>
              <w:t xml:space="preserve"> </w:t>
            </w:r>
            <w:r>
              <w:rPr>
                <w:rFonts w:ascii="Menlo" w:hAnsi="Menlo" w:cs="Menlo"/>
                <w:color w:val="001080"/>
                <w:sz w:val="18"/>
                <w:szCs w:val="18"/>
              </w:rPr>
              <w:t>x</w:t>
            </w:r>
            <w:r>
              <w:rPr>
                <w:rFonts w:ascii="Menlo" w:hAnsi="Menlo" w:cs="Menlo"/>
                <w:color w:val="000000"/>
                <w:sz w:val="18"/>
                <w:szCs w:val="18"/>
              </w:rPr>
              <w:t xml:space="preserve">: </w:t>
            </w:r>
            <w:proofErr w:type="spellStart"/>
            <w:r>
              <w:rPr>
                <w:rFonts w:ascii="Menlo" w:hAnsi="Menlo" w:cs="Menlo"/>
                <w:color w:val="000000"/>
                <w:sz w:val="18"/>
                <w:szCs w:val="18"/>
              </w:rPr>
              <w:t>x.split</w:t>
            </w:r>
            <w:proofErr w:type="spellEnd"/>
            <w:r>
              <w:rPr>
                <w:rFonts w:ascii="Menlo" w:hAnsi="Menlo" w:cs="Menlo"/>
                <w:color w:val="000000"/>
                <w:sz w:val="18"/>
                <w:szCs w:val="18"/>
              </w:rPr>
              <w:t>(</w:t>
            </w:r>
            <w:r>
              <w:rPr>
                <w:rFonts w:ascii="Menlo" w:hAnsi="Menlo" w:cs="Menlo"/>
                <w:color w:val="A31515"/>
                <w:sz w:val="18"/>
                <w:szCs w:val="18"/>
              </w:rPr>
              <w:t>'_'</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roofErr w:type="spellStart"/>
            <w:r>
              <w:rPr>
                <w:rFonts w:ascii="Menlo" w:hAnsi="Menlo" w:cs="Menlo"/>
                <w:color w:val="000000"/>
                <w:sz w:val="18"/>
                <w:szCs w:val="18"/>
              </w:rPr>
              <w:t>astype</w:t>
            </w:r>
            <w:proofErr w:type="spellEnd"/>
            <w:r>
              <w:rPr>
                <w:rFonts w:ascii="Menlo" w:hAnsi="Menlo" w:cs="Menlo"/>
                <w:color w:val="000000"/>
                <w:sz w:val="18"/>
                <w:szCs w:val="18"/>
              </w:rPr>
              <w:t>(</w:t>
            </w:r>
            <w:r>
              <w:rPr>
                <w:rFonts w:ascii="Menlo" w:hAnsi="Menlo" w:cs="Menlo"/>
                <w:color w:val="267F99"/>
                <w:sz w:val="18"/>
                <w:szCs w:val="18"/>
              </w:rPr>
              <w:t>int</w:t>
            </w:r>
            <w:r>
              <w:rPr>
                <w:rFonts w:ascii="Menlo" w:hAnsi="Menlo" w:cs="Menlo"/>
                <w:color w:val="000000"/>
                <w:sz w:val="18"/>
                <w:szCs w:val="18"/>
              </w:rPr>
              <w:t>)</w:t>
            </w:r>
          </w:p>
          <w:p w14:paraId="3C4335DF" w14:textId="77777777" w:rsidR="00D80B65" w:rsidRDefault="00D80B65" w:rsidP="00D80B65">
            <w:pPr>
              <w:shd w:val="clear" w:color="auto" w:fill="FFFFFF"/>
              <w:spacing w:line="270" w:lineRule="atLeast"/>
              <w:rPr>
                <w:rFonts w:ascii="Menlo" w:hAnsi="Menlo" w:cs="Menlo"/>
                <w:color w:val="000000"/>
                <w:sz w:val="18"/>
                <w:szCs w:val="18"/>
              </w:rPr>
            </w:pPr>
          </w:p>
          <w:p w14:paraId="7976821A" w14:textId="77777777" w:rsidR="00D80B65" w:rsidRDefault="00D80B65" w:rsidP="00D80B65">
            <w:pPr>
              <w:shd w:val="clear" w:color="auto" w:fill="FFFFFF"/>
              <w:spacing w:line="270" w:lineRule="atLeast"/>
              <w:rPr>
                <w:rFonts w:ascii="Menlo" w:hAnsi="Menlo" w:cs="Menlo"/>
                <w:color w:val="000000"/>
                <w:sz w:val="18"/>
                <w:szCs w:val="18"/>
              </w:rPr>
            </w:pPr>
            <w:r>
              <w:rPr>
                <w:rFonts w:ascii="Menlo" w:hAnsi="Menlo" w:cs="Menlo"/>
                <w:color w:val="008000"/>
                <w:sz w:val="18"/>
                <w:szCs w:val="18"/>
              </w:rPr>
              <w:t># New feature - Group size</w:t>
            </w:r>
          </w:p>
          <w:p w14:paraId="526A1455" w14:textId="77777777" w:rsidR="00D80B65" w:rsidRDefault="00D80B65" w:rsidP="00D80B6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n_train</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Group_size</w:t>
            </w:r>
            <w:proofErr w:type="spellEnd"/>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n_train</w:t>
            </w:r>
            <w:proofErr w:type="spellEnd"/>
            <w:r>
              <w:rPr>
                <w:rFonts w:ascii="Menlo" w:hAnsi="Menlo" w:cs="Menlo"/>
                <w:color w:val="000000"/>
                <w:sz w:val="18"/>
                <w:szCs w:val="18"/>
              </w:rPr>
              <w:t>[</w:t>
            </w:r>
            <w:r>
              <w:rPr>
                <w:rFonts w:ascii="Menlo" w:hAnsi="Menlo" w:cs="Menlo"/>
                <w:color w:val="A31515"/>
                <w:sz w:val="18"/>
                <w:szCs w:val="18"/>
              </w:rPr>
              <w:t>'Group'</w:t>
            </w:r>
            <w:r>
              <w:rPr>
                <w:rFonts w:ascii="Menlo" w:hAnsi="Menlo" w:cs="Menlo"/>
                <w:color w:val="000000"/>
                <w:sz w:val="18"/>
                <w:szCs w:val="18"/>
              </w:rPr>
              <w:t>].map(</w:t>
            </w:r>
            <w:r>
              <w:rPr>
                <w:rFonts w:ascii="Menlo" w:hAnsi="Menlo" w:cs="Menlo"/>
                <w:color w:val="0000FF"/>
                <w:sz w:val="18"/>
                <w:szCs w:val="18"/>
              </w:rPr>
              <w:t>lambda</w:t>
            </w:r>
            <w:r>
              <w:rPr>
                <w:rFonts w:ascii="Menlo" w:hAnsi="Menlo" w:cs="Menlo"/>
                <w:color w:val="000000"/>
                <w:sz w:val="18"/>
                <w:szCs w:val="18"/>
              </w:rPr>
              <w:t xml:space="preserve"> </w:t>
            </w:r>
            <w:r>
              <w:rPr>
                <w:rFonts w:ascii="Menlo" w:hAnsi="Menlo" w:cs="Menlo"/>
                <w:color w:val="001080"/>
                <w:sz w:val="18"/>
                <w:szCs w:val="18"/>
              </w:rPr>
              <w:t>x</w:t>
            </w:r>
            <w:r>
              <w:rPr>
                <w:rFonts w:ascii="Menlo" w:hAnsi="Menlo" w:cs="Menlo"/>
                <w:color w:val="000000"/>
                <w:sz w:val="18"/>
                <w:szCs w:val="18"/>
              </w:rPr>
              <w:t xml:space="preserve">: </w:t>
            </w:r>
            <w:proofErr w:type="spellStart"/>
            <w:r>
              <w:rPr>
                <w:rFonts w:ascii="Menlo" w:hAnsi="Menlo" w:cs="Menlo"/>
                <w:color w:val="000000"/>
                <w:sz w:val="18"/>
                <w:szCs w:val="18"/>
              </w:rPr>
              <w:t>pd.concat</w:t>
            </w:r>
            <w:proofErr w:type="spellEnd"/>
            <w:r>
              <w:rPr>
                <w:rFonts w:ascii="Menlo" w:hAnsi="Menlo" w:cs="Menlo"/>
                <w:color w:val="000000"/>
                <w:sz w:val="18"/>
                <w:szCs w:val="18"/>
              </w:rPr>
              <w:t>([</w:t>
            </w:r>
            <w:proofErr w:type="spellStart"/>
            <w:r>
              <w:rPr>
                <w:rFonts w:ascii="Menlo" w:hAnsi="Menlo" w:cs="Menlo"/>
                <w:color w:val="000000"/>
                <w:sz w:val="18"/>
                <w:szCs w:val="18"/>
              </w:rPr>
              <w:t>n_train</w:t>
            </w:r>
            <w:proofErr w:type="spellEnd"/>
            <w:r>
              <w:rPr>
                <w:rFonts w:ascii="Menlo" w:hAnsi="Menlo" w:cs="Menlo"/>
                <w:color w:val="000000"/>
                <w:sz w:val="18"/>
                <w:szCs w:val="18"/>
              </w:rPr>
              <w:t>[</w:t>
            </w:r>
            <w:r>
              <w:rPr>
                <w:rFonts w:ascii="Menlo" w:hAnsi="Menlo" w:cs="Menlo"/>
                <w:color w:val="A31515"/>
                <w:sz w:val="18"/>
                <w:szCs w:val="18"/>
              </w:rPr>
              <w:t>'Group'</w:t>
            </w:r>
            <w:r>
              <w:rPr>
                <w:rFonts w:ascii="Menlo" w:hAnsi="Menlo" w:cs="Menlo"/>
                <w:color w:val="000000"/>
                <w:sz w:val="18"/>
                <w:szCs w:val="18"/>
              </w:rPr>
              <w:t xml:space="preserve">], </w:t>
            </w:r>
            <w:proofErr w:type="spellStart"/>
            <w:r>
              <w:rPr>
                <w:rFonts w:ascii="Menlo" w:hAnsi="Menlo" w:cs="Menlo"/>
                <w:color w:val="000000"/>
                <w:sz w:val="18"/>
                <w:szCs w:val="18"/>
              </w:rPr>
              <w:t>n_test</w:t>
            </w:r>
            <w:proofErr w:type="spellEnd"/>
            <w:r>
              <w:rPr>
                <w:rFonts w:ascii="Menlo" w:hAnsi="Menlo" w:cs="Menlo"/>
                <w:color w:val="000000"/>
                <w:sz w:val="18"/>
                <w:szCs w:val="18"/>
              </w:rPr>
              <w:t>[</w:t>
            </w:r>
            <w:r>
              <w:rPr>
                <w:rFonts w:ascii="Menlo" w:hAnsi="Menlo" w:cs="Menlo"/>
                <w:color w:val="A31515"/>
                <w:sz w:val="18"/>
                <w:szCs w:val="18"/>
              </w:rPr>
              <w:t>'Group'</w:t>
            </w:r>
            <w:r>
              <w:rPr>
                <w:rFonts w:ascii="Menlo" w:hAnsi="Menlo" w:cs="Menlo"/>
                <w:color w:val="000000"/>
                <w:sz w:val="18"/>
                <w:szCs w:val="18"/>
              </w:rPr>
              <w:t>]]).</w:t>
            </w:r>
            <w:proofErr w:type="spellStart"/>
            <w:r>
              <w:rPr>
                <w:rFonts w:ascii="Menlo" w:hAnsi="Menlo" w:cs="Menlo"/>
                <w:color w:val="000000"/>
                <w:sz w:val="18"/>
                <w:szCs w:val="18"/>
              </w:rPr>
              <w:t>value_counts</w:t>
            </w:r>
            <w:proofErr w:type="spellEnd"/>
            <w:r>
              <w:rPr>
                <w:rFonts w:ascii="Menlo" w:hAnsi="Menlo" w:cs="Menlo"/>
                <w:color w:val="000000"/>
                <w:sz w:val="18"/>
                <w:szCs w:val="18"/>
              </w:rPr>
              <w:t>()[x])</w:t>
            </w:r>
          </w:p>
          <w:p w14:paraId="4A9AE881" w14:textId="77777777" w:rsidR="00D80B65" w:rsidRDefault="00D80B65" w:rsidP="00D80B6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n_test</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Group_size</w:t>
            </w:r>
            <w:proofErr w:type="spellEnd"/>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n_test</w:t>
            </w:r>
            <w:proofErr w:type="spellEnd"/>
            <w:r>
              <w:rPr>
                <w:rFonts w:ascii="Menlo" w:hAnsi="Menlo" w:cs="Menlo"/>
                <w:color w:val="000000"/>
                <w:sz w:val="18"/>
                <w:szCs w:val="18"/>
              </w:rPr>
              <w:t>[</w:t>
            </w:r>
            <w:r>
              <w:rPr>
                <w:rFonts w:ascii="Menlo" w:hAnsi="Menlo" w:cs="Menlo"/>
                <w:color w:val="A31515"/>
                <w:sz w:val="18"/>
                <w:szCs w:val="18"/>
              </w:rPr>
              <w:t>'Group'</w:t>
            </w:r>
            <w:r>
              <w:rPr>
                <w:rFonts w:ascii="Menlo" w:hAnsi="Menlo" w:cs="Menlo"/>
                <w:color w:val="000000"/>
                <w:sz w:val="18"/>
                <w:szCs w:val="18"/>
              </w:rPr>
              <w:t>].map(</w:t>
            </w:r>
            <w:r>
              <w:rPr>
                <w:rFonts w:ascii="Menlo" w:hAnsi="Menlo" w:cs="Menlo"/>
                <w:color w:val="0000FF"/>
                <w:sz w:val="18"/>
                <w:szCs w:val="18"/>
              </w:rPr>
              <w:t>lambda</w:t>
            </w:r>
            <w:r>
              <w:rPr>
                <w:rFonts w:ascii="Menlo" w:hAnsi="Menlo" w:cs="Menlo"/>
                <w:color w:val="000000"/>
                <w:sz w:val="18"/>
                <w:szCs w:val="18"/>
              </w:rPr>
              <w:t xml:space="preserve"> </w:t>
            </w:r>
            <w:r>
              <w:rPr>
                <w:rFonts w:ascii="Menlo" w:hAnsi="Menlo" w:cs="Menlo"/>
                <w:color w:val="001080"/>
                <w:sz w:val="18"/>
                <w:szCs w:val="18"/>
              </w:rPr>
              <w:t>x</w:t>
            </w:r>
            <w:r>
              <w:rPr>
                <w:rFonts w:ascii="Menlo" w:hAnsi="Menlo" w:cs="Menlo"/>
                <w:color w:val="000000"/>
                <w:sz w:val="18"/>
                <w:szCs w:val="18"/>
              </w:rPr>
              <w:t xml:space="preserve">: </w:t>
            </w:r>
            <w:proofErr w:type="spellStart"/>
            <w:r>
              <w:rPr>
                <w:rFonts w:ascii="Menlo" w:hAnsi="Menlo" w:cs="Menlo"/>
                <w:color w:val="000000"/>
                <w:sz w:val="18"/>
                <w:szCs w:val="18"/>
              </w:rPr>
              <w:t>pd.concat</w:t>
            </w:r>
            <w:proofErr w:type="spellEnd"/>
            <w:r>
              <w:rPr>
                <w:rFonts w:ascii="Menlo" w:hAnsi="Menlo" w:cs="Menlo"/>
                <w:color w:val="000000"/>
                <w:sz w:val="18"/>
                <w:szCs w:val="18"/>
              </w:rPr>
              <w:t>([</w:t>
            </w:r>
            <w:proofErr w:type="spellStart"/>
            <w:r>
              <w:rPr>
                <w:rFonts w:ascii="Menlo" w:hAnsi="Menlo" w:cs="Menlo"/>
                <w:color w:val="000000"/>
                <w:sz w:val="18"/>
                <w:szCs w:val="18"/>
              </w:rPr>
              <w:t>n_train</w:t>
            </w:r>
            <w:proofErr w:type="spellEnd"/>
            <w:r>
              <w:rPr>
                <w:rFonts w:ascii="Menlo" w:hAnsi="Menlo" w:cs="Menlo"/>
                <w:color w:val="000000"/>
                <w:sz w:val="18"/>
                <w:szCs w:val="18"/>
              </w:rPr>
              <w:t>[</w:t>
            </w:r>
            <w:r>
              <w:rPr>
                <w:rFonts w:ascii="Menlo" w:hAnsi="Menlo" w:cs="Menlo"/>
                <w:color w:val="A31515"/>
                <w:sz w:val="18"/>
                <w:szCs w:val="18"/>
              </w:rPr>
              <w:t>'Group'</w:t>
            </w:r>
            <w:r>
              <w:rPr>
                <w:rFonts w:ascii="Menlo" w:hAnsi="Menlo" w:cs="Menlo"/>
                <w:color w:val="000000"/>
                <w:sz w:val="18"/>
                <w:szCs w:val="18"/>
              </w:rPr>
              <w:t xml:space="preserve">], </w:t>
            </w:r>
            <w:proofErr w:type="spellStart"/>
            <w:r>
              <w:rPr>
                <w:rFonts w:ascii="Menlo" w:hAnsi="Menlo" w:cs="Menlo"/>
                <w:color w:val="000000"/>
                <w:sz w:val="18"/>
                <w:szCs w:val="18"/>
              </w:rPr>
              <w:t>n_test</w:t>
            </w:r>
            <w:proofErr w:type="spellEnd"/>
            <w:r>
              <w:rPr>
                <w:rFonts w:ascii="Menlo" w:hAnsi="Menlo" w:cs="Menlo"/>
                <w:color w:val="000000"/>
                <w:sz w:val="18"/>
                <w:szCs w:val="18"/>
              </w:rPr>
              <w:t>[</w:t>
            </w:r>
            <w:r>
              <w:rPr>
                <w:rFonts w:ascii="Menlo" w:hAnsi="Menlo" w:cs="Menlo"/>
                <w:color w:val="A31515"/>
                <w:sz w:val="18"/>
                <w:szCs w:val="18"/>
              </w:rPr>
              <w:t>'Group'</w:t>
            </w:r>
            <w:r>
              <w:rPr>
                <w:rFonts w:ascii="Menlo" w:hAnsi="Menlo" w:cs="Menlo"/>
                <w:color w:val="000000"/>
                <w:sz w:val="18"/>
                <w:szCs w:val="18"/>
              </w:rPr>
              <w:t>]]).</w:t>
            </w:r>
            <w:proofErr w:type="spellStart"/>
            <w:r>
              <w:rPr>
                <w:rFonts w:ascii="Menlo" w:hAnsi="Menlo" w:cs="Menlo"/>
                <w:color w:val="000000"/>
                <w:sz w:val="18"/>
                <w:szCs w:val="18"/>
              </w:rPr>
              <w:t>value_counts</w:t>
            </w:r>
            <w:proofErr w:type="spellEnd"/>
            <w:r>
              <w:rPr>
                <w:rFonts w:ascii="Menlo" w:hAnsi="Menlo" w:cs="Menlo"/>
                <w:color w:val="000000"/>
                <w:sz w:val="18"/>
                <w:szCs w:val="18"/>
              </w:rPr>
              <w:t>()[x])</w:t>
            </w:r>
          </w:p>
          <w:p w14:paraId="33D67EB8" w14:textId="77777777" w:rsidR="00D80B65" w:rsidRDefault="00D80B65" w:rsidP="00D80B65">
            <w:pPr>
              <w:shd w:val="clear" w:color="auto" w:fill="FFFFFF"/>
              <w:spacing w:line="270" w:lineRule="atLeast"/>
              <w:rPr>
                <w:rFonts w:ascii="Menlo" w:hAnsi="Menlo" w:cs="Menlo"/>
                <w:color w:val="000000"/>
                <w:sz w:val="18"/>
                <w:szCs w:val="18"/>
              </w:rPr>
            </w:pPr>
          </w:p>
          <w:p w14:paraId="46C83B39" w14:textId="77777777" w:rsidR="00D80B65" w:rsidRDefault="00D80B65" w:rsidP="00D80B65">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distribution of new features</w:t>
            </w:r>
          </w:p>
          <w:p w14:paraId="0A94E682" w14:textId="77777777" w:rsidR="00D80B65" w:rsidRDefault="00D80B65" w:rsidP="00D80B6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plt.figure</w:t>
            </w:r>
            <w:proofErr w:type="spellEnd"/>
            <w:r>
              <w:rPr>
                <w:rFonts w:ascii="Menlo" w:hAnsi="Menlo" w:cs="Menlo"/>
                <w:color w:val="000000"/>
                <w:sz w:val="18"/>
                <w:szCs w:val="18"/>
              </w:rPr>
              <w:t>(</w:t>
            </w:r>
            <w:proofErr w:type="spellStart"/>
            <w:r>
              <w:rPr>
                <w:rFonts w:ascii="Menlo" w:hAnsi="Menlo" w:cs="Menlo"/>
                <w:color w:val="001080"/>
                <w:sz w:val="18"/>
                <w:szCs w:val="18"/>
              </w:rPr>
              <w:t>figsize</w:t>
            </w:r>
            <w:proofErr w:type="spellEnd"/>
            <w:r>
              <w:rPr>
                <w:rFonts w:ascii="Menlo" w:hAnsi="Menlo" w:cs="Menlo"/>
                <w:color w:val="000000"/>
                <w:sz w:val="18"/>
                <w:szCs w:val="18"/>
              </w:rPr>
              <w:t>=(</w:t>
            </w:r>
            <w:r>
              <w:rPr>
                <w:rFonts w:ascii="Menlo" w:hAnsi="Menlo" w:cs="Menlo"/>
                <w:color w:val="098658"/>
                <w:sz w:val="18"/>
                <w:szCs w:val="18"/>
              </w:rPr>
              <w:t>20</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0D5BB2D1" w14:textId="77777777" w:rsidR="00D80B65" w:rsidRDefault="00D80B65" w:rsidP="00D80B6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plt.subplot</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1E7A823" w14:textId="77777777" w:rsidR="00D80B65" w:rsidRDefault="00D80B65" w:rsidP="00D80B6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sns.histplot</w:t>
            </w:r>
            <w:proofErr w:type="spellEnd"/>
            <w:r>
              <w:rPr>
                <w:rFonts w:ascii="Menlo" w:hAnsi="Menlo" w:cs="Menlo"/>
                <w:color w:val="000000"/>
                <w:sz w:val="18"/>
                <w:szCs w:val="18"/>
              </w:rPr>
              <w:t>(</w:t>
            </w:r>
            <w:r>
              <w:rPr>
                <w:rFonts w:ascii="Menlo" w:hAnsi="Menlo" w:cs="Menlo"/>
                <w:color w:val="001080"/>
                <w:sz w:val="18"/>
                <w:szCs w:val="18"/>
              </w:rPr>
              <w:t>data</w:t>
            </w:r>
            <w:r>
              <w:rPr>
                <w:rFonts w:ascii="Menlo" w:hAnsi="Menlo" w:cs="Menlo"/>
                <w:color w:val="000000"/>
                <w:sz w:val="18"/>
                <w:szCs w:val="18"/>
              </w:rPr>
              <w:t>=</w:t>
            </w:r>
            <w:proofErr w:type="spellStart"/>
            <w:r>
              <w:rPr>
                <w:rFonts w:ascii="Menlo" w:hAnsi="Menlo" w:cs="Menlo"/>
                <w:color w:val="000000"/>
                <w:sz w:val="18"/>
                <w:szCs w:val="18"/>
              </w:rPr>
              <w:t>n_train</w:t>
            </w:r>
            <w:proofErr w:type="spellEnd"/>
            <w:r>
              <w:rPr>
                <w:rFonts w:ascii="Menlo" w:hAnsi="Menlo" w:cs="Menlo"/>
                <w:color w:val="000000"/>
                <w:sz w:val="18"/>
                <w:szCs w:val="18"/>
              </w:rPr>
              <w:t xml:space="preserve">, </w:t>
            </w:r>
            <w:r>
              <w:rPr>
                <w:rFonts w:ascii="Menlo" w:hAnsi="Menlo" w:cs="Menlo"/>
                <w:color w:val="001080"/>
                <w:sz w:val="18"/>
                <w:szCs w:val="18"/>
              </w:rPr>
              <w:t>x</w:t>
            </w:r>
            <w:r>
              <w:rPr>
                <w:rFonts w:ascii="Menlo" w:hAnsi="Menlo" w:cs="Menlo"/>
                <w:color w:val="000000"/>
                <w:sz w:val="18"/>
                <w:szCs w:val="18"/>
              </w:rPr>
              <w:t>=</w:t>
            </w:r>
            <w:r>
              <w:rPr>
                <w:rFonts w:ascii="Menlo" w:hAnsi="Menlo" w:cs="Menlo"/>
                <w:color w:val="A31515"/>
                <w:sz w:val="18"/>
                <w:szCs w:val="18"/>
              </w:rPr>
              <w:t>'Group'</w:t>
            </w:r>
            <w:r>
              <w:rPr>
                <w:rFonts w:ascii="Menlo" w:hAnsi="Menlo" w:cs="Menlo"/>
                <w:color w:val="000000"/>
                <w:sz w:val="18"/>
                <w:szCs w:val="18"/>
              </w:rPr>
              <w:t xml:space="preserve">, </w:t>
            </w:r>
            <w:r>
              <w:rPr>
                <w:rFonts w:ascii="Menlo" w:hAnsi="Menlo" w:cs="Menlo"/>
                <w:color w:val="001080"/>
                <w:sz w:val="18"/>
                <w:szCs w:val="18"/>
              </w:rPr>
              <w:t>hue</w:t>
            </w:r>
            <w:r>
              <w:rPr>
                <w:rFonts w:ascii="Menlo" w:hAnsi="Menlo" w:cs="Menlo"/>
                <w:color w:val="000000"/>
                <w:sz w:val="18"/>
                <w:szCs w:val="18"/>
              </w:rPr>
              <w:t>=</w:t>
            </w:r>
            <w:r>
              <w:rPr>
                <w:rFonts w:ascii="Menlo" w:hAnsi="Menlo" w:cs="Menlo"/>
                <w:color w:val="A31515"/>
                <w:sz w:val="18"/>
                <w:szCs w:val="18"/>
              </w:rPr>
              <w:t>'Transported'</w:t>
            </w:r>
            <w:r>
              <w:rPr>
                <w:rFonts w:ascii="Menlo" w:hAnsi="Menlo" w:cs="Menlo"/>
                <w:color w:val="000000"/>
                <w:sz w:val="18"/>
                <w:szCs w:val="18"/>
              </w:rPr>
              <w:t xml:space="preserve">, </w:t>
            </w:r>
            <w:proofErr w:type="spellStart"/>
            <w:r>
              <w:rPr>
                <w:rFonts w:ascii="Menlo" w:hAnsi="Menlo" w:cs="Menlo"/>
                <w:color w:val="001080"/>
                <w:sz w:val="18"/>
                <w:szCs w:val="18"/>
              </w:rPr>
              <w:t>binwidth</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F2A00A2" w14:textId="77777777" w:rsidR="00D80B65" w:rsidRDefault="00D80B65" w:rsidP="00D80B6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plt.title</w:t>
            </w:r>
            <w:proofErr w:type="spellEnd"/>
            <w:r>
              <w:rPr>
                <w:rFonts w:ascii="Menlo" w:hAnsi="Menlo" w:cs="Menlo"/>
                <w:color w:val="000000"/>
                <w:sz w:val="18"/>
                <w:szCs w:val="18"/>
              </w:rPr>
              <w:t>(</w:t>
            </w:r>
            <w:r>
              <w:rPr>
                <w:rFonts w:ascii="Menlo" w:hAnsi="Menlo" w:cs="Menlo"/>
                <w:color w:val="A31515"/>
                <w:sz w:val="18"/>
                <w:szCs w:val="18"/>
              </w:rPr>
              <w:t>'Group'</w:t>
            </w:r>
            <w:r>
              <w:rPr>
                <w:rFonts w:ascii="Menlo" w:hAnsi="Menlo" w:cs="Menlo"/>
                <w:color w:val="000000"/>
                <w:sz w:val="18"/>
                <w:szCs w:val="18"/>
              </w:rPr>
              <w:t>)</w:t>
            </w:r>
          </w:p>
          <w:p w14:paraId="0967305B" w14:textId="77777777" w:rsidR="00D80B65" w:rsidRDefault="00D80B65" w:rsidP="00D80B65">
            <w:pPr>
              <w:shd w:val="clear" w:color="auto" w:fill="FFFFFF"/>
              <w:spacing w:line="270" w:lineRule="atLeast"/>
              <w:rPr>
                <w:rFonts w:ascii="Menlo" w:hAnsi="Menlo" w:cs="Menlo"/>
                <w:color w:val="000000"/>
                <w:sz w:val="18"/>
                <w:szCs w:val="18"/>
              </w:rPr>
            </w:pPr>
          </w:p>
          <w:p w14:paraId="56B6BCF1" w14:textId="77777777" w:rsidR="00D80B65" w:rsidRDefault="00D80B65" w:rsidP="00D80B6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plt.subplot</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3B7B57FF" w14:textId="77777777" w:rsidR="00D80B65" w:rsidRDefault="00D80B65" w:rsidP="00D80B6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sns.countplot</w:t>
            </w:r>
            <w:proofErr w:type="spellEnd"/>
            <w:r>
              <w:rPr>
                <w:rFonts w:ascii="Menlo" w:hAnsi="Menlo" w:cs="Menlo"/>
                <w:color w:val="000000"/>
                <w:sz w:val="18"/>
                <w:szCs w:val="18"/>
              </w:rPr>
              <w:t>(</w:t>
            </w:r>
            <w:r>
              <w:rPr>
                <w:rFonts w:ascii="Menlo" w:hAnsi="Menlo" w:cs="Menlo"/>
                <w:color w:val="001080"/>
                <w:sz w:val="18"/>
                <w:szCs w:val="18"/>
              </w:rPr>
              <w:t>data</w:t>
            </w:r>
            <w:r>
              <w:rPr>
                <w:rFonts w:ascii="Menlo" w:hAnsi="Menlo" w:cs="Menlo"/>
                <w:color w:val="000000"/>
                <w:sz w:val="18"/>
                <w:szCs w:val="18"/>
              </w:rPr>
              <w:t>=</w:t>
            </w:r>
            <w:proofErr w:type="spellStart"/>
            <w:r>
              <w:rPr>
                <w:rFonts w:ascii="Menlo" w:hAnsi="Menlo" w:cs="Menlo"/>
                <w:color w:val="000000"/>
                <w:sz w:val="18"/>
                <w:szCs w:val="18"/>
              </w:rPr>
              <w:t>n_train</w:t>
            </w:r>
            <w:proofErr w:type="spellEnd"/>
            <w:r>
              <w:rPr>
                <w:rFonts w:ascii="Menlo" w:hAnsi="Menlo" w:cs="Menlo"/>
                <w:color w:val="000000"/>
                <w:sz w:val="18"/>
                <w:szCs w:val="18"/>
              </w:rPr>
              <w:t xml:space="preserve">, </w:t>
            </w:r>
            <w:r>
              <w:rPr>
                <w:rFonts w:ascii="Menlo" w:hAnsi="Menlo" w:cs="Menlo"/>
                <w:color w:val="001080"/>
                <w:sz w:val="18"/>
                <w:szCs w:val="18"/>
              </w:rPr>
              <w:t>x</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Group_size</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1080"/>
                <w:sz w:val="18"/>
                <w:szCs w:val="18"/>
              </w:rPr>
              <w:t>hue</w:t>
            </w:r>
            <w:r>
              <w:rPr>
                <w:rFonts w:ascii="Menlo" w:hAnsi="Menlo" w:cs="Menlo"/>
                <w:color w:val="000000"/>
                <w:sz w:val="18"/>
                <w:szCs w:val="18"/>
              </w:rPr>
              <w:t>=</w:t>
            </w:r>
            <w:r>
              <w:rPr>
                <w:rFonts w:ascii="Menlo" w:hAnsi="Menlo" w:cs="Menlo"/>
                <w:color w:val="A31515"/>
                <w:sz w:val="18"/>
                <w:szCs w:val="18"/>
              </w:rPr>
              <w:t>'Transported'</w:t>
            </w:r>
            <w:r>
              <w:rPr>
                <w:rFonts w:ascii="Menlo" w:hAnsi="Menlo" w:cs="Menlo"/>
                <w:color w:val="000000"/>
                <w:sz w:val="18"/>
                <w:szCs w:val="18"/>
              </w:rPr>
              <w:t>)</w:t>
            </w:r>
          </w:p>
          <w:p w14:paraId="05EBA170" w14:textId="77777777" w:rsidR="00D80B65" w:rsidRDefault="00D80B65" w:rsidP="00D80B6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plt.title</w:t>
            </w:r>
            <w:proofErr w:type="spellEnd"/>
            <w:r>
              <w:rPr>
                <w:rFonts w:ascii="Menlo" w:hAnsi="Menlo" w:cs="Menlo"/>
                <w:color w:val="000000"/>
                <w:sz w:val="18"/>
                <w:szCs w:val="18"/>
              </w:rPr>
              <w:t>(</w:t>
            </w:r>
            <w:r>
              <w:rPr>
                <w:rFonts w:ascii="Menlo" w:hAnsi="Menlo" w:cs="Menlo"/>
                <w:color w:val="A31515"/>
                <w:sz w:val="18"/>
                <w:szCs w:val="18"/>
              </w:rPr>
              <w:t>'Group size'</w:t>
            </w:r>
            <w:r>
              <w:rPr>
                <w:rFonts w:ascii="Menlo" w:hAnsi="Menlo" w:cs="Menlo"/>
                <w:color w:val="000000"/>
                <w:sz w:val="18"/>
                <w:szCs w:val="18"/>
              </w:rPr>
              <w:t>)</w:t>
            </w:r>
          </w:p>
          <w:p w14:paraId="17EEC6D9" w14:textId="6C6A0CDC" w:rsidR="00D80B65" w:rsidRPr="00D80B65" w:rsidRDefault="00D80B65" w:rsidP="00D80B6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fig.tight_layout</w:t>
            </w:r>
            <w:proofErr w:type="spellEnd"/>
            <w:r>
              <w:rPr>
                <w:rFonts w:ascii="Menlo" w:hAnsi="Menlo" w:cs="Menlo"/>
                <w:color w:val="000000"/>
                <w:sz w:val="18"/>
                <w:szCs w:val="18"/>
              </w:rPr>
              <w:t>()</w:t>
            </w:r>
          </w:p>
        </w:tc>
      </w:tr>
    </w:tbl>
    <w:p w14:paraId="36CCA5F7" w14:textId="6A571D9E" w:rsidR="00D80B65" w:rsidRDefault="00D80B65" w:rsidP="00D80B65">
      <w:pPr>
        <w:jc w:val="center"/>
      </w:pPr>
    </w:p>
    <w:tbl>
      <w:tblPr>
        <w:tblStyle w:val="TableGrid"/>
        <w:tblW w:w="0" w:type="auto"/>
        <w:tblBorders>
          <w:top w:val="single" w:sz="4" w:space="0" w:color="C7C1C7"/>
          <w:left w:val="single" w:sz="4" w:space="0" w:color="C7C1C7"/>
          <w:bottom w:val="single" w:sz="4" w:space="0" w:color="C7C1C7"/>
          <w:right w:val="single" w:sz="4" w:space="0" w:color="C7C1C7"/>
          <w:insideH w:val="none" w:sz="0" w:space="0" w:color="auto"/>
          <w:insideV w:val="none" w:sz="0" w:space="0" w:color="auto"/>
        </w:tblBorders>
        <w:tblLook w:val="04A0" w:firstRow="1" w:lastRow="0" w:firstColumn="1" w:lastColumn="0" w:noHBand="0" w:noVBand="1"/>
      </w:tblPr>
      <w:tblGrid>
        <w:gridCol w:w="9016"/>
      </w:tblGrid>
      <w:tr w:rsidR="00D80B65" w14:paraId="0BA70978" w14:textId="77777777" w:rsidTr="00F16DBA">
        <w:tc>
          <w:tcPr>
            <w:tcW w:w="9016" w:type="dxa"/>
          </w:tcPr>
          <w:p w14:paraId="0D6F99F3" w14:textId="77777777" w:rsidR="00D80B65" w:rsidRDefault="00D80B65" w:rsidP="00D80B65">
            <w:pPr>
              <w:shd w:val="clear" w:color="auto" w:fill="FFFFFF"/>
              <w:spacing w:line="270" w:lineRule="atLeast"/>
              <w:rPr>
                <w:rFonts w:ascii="Menlo" w:hAnsi="Menlo" w:cs="Menlo"/>
                <w:color w:val="000000"/>
                <w:sz w:val="18"/>
                <w:szCs w:val="18"/>
              </w:rPr>
            </w:pPr>
            <w:r>
              <w:rPr>
                <w:rFonts w:ascii="Menlo" w:hAnsi="Menlo" w:cs="Menlo"/>
                <w:color w:val="008000"/>
                <w:sz w:val="18"/>
                <w:szCs w:val="18"/>
              </w:rPr>
              <w:t># New feature</w:t>
            </w:r>
          </w:p>
          <w:p w14:paraId="0D71A8F1" w14:textId="77777777" w:rsidR="00D80B65" w:rsidRDefault="00D80B65" w:rsidP="00D80B6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n_train</w:t>
            </w:r>
            <w:proofErr w:type="spellEnd"/>
            <w:r>
              <w:rPr>
                <w:rFonts w:ascii="Menlo" w:hAnsi="Menlo" w:cs="Menlo"/>
                <w:color w:val="000000"/>
                <w:sz w:val="18"/>
                <w:szCs w:val="18"/>
              </w:rPr>
              <w:t>[</w:t>
            </w:r>
            <w:r>
              <w:rPr>
                <w:rFonts w:ascii="Menlo" w:hAnsi="Menlo" w:cs="Menlo"/>
                <w:color w:val="A31515"/>
                <w:sz w:val="18"/>
                <w:szCs w:val="18"/>
              </w:rPr>
              <w:t>'Solo'</w:t>
            </w:r>
            <w:r>
              <w:rPr>
                <w:rFonts w:ascii="Menlo" w:hAnsi="Menlo" w:cs="Menlo"/>
                <w:color w:val="000000"/>
                <w:sz w:val="18"/>
                <w:szCs w:val="18"/>
              </w:rPr>
              <w:t>]=(</w:t>
            </w:r>
            <w:proofErr w:type="spellStart"/>
            <w:r>
              <w:rPr>
                <w:rFonts w:ascii="Menlo" w:hAnsi="Menlo" w:cs="Menlo"/>
                <w:color w:val="000000"/>
                <w:sz w:val="18"/>
                <w:szCs w:val="18"/>
              </w:rPr>
              <w:t>n_train</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Group_size</w:t>
            </w:r>
            <w:proofErr w:type="spellEnd"/>
            <w:r>
              <w:rPr>
                <w:rFonts w:ascii="Menlo" w:hAnsi="Menlo" w:cs="Menlo"/>
                <w:color w:val="A31515"/>
                <w:sz w:val="18"/>
                <w:szCs w:val="18"/>
              </w:rPr>
              <w:t>'</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roofErr w:type="spellStart"/>
            <w:r>
              <w:rPr>
                <w:rFonts w:ascii="Menlo" w:hAnsi="Menlo" w:cs="Menlo"/>
                <w:color w:val="000000"/>
                <w:sz w:val="18"/>
                <w:szCs w:val="18"/>
              </w:rPr>
              <w:t>astype</w:t>
            </w:r>
            <w:proofErr w:type="spellEnd"/>
            <w:r>
              <w:rPr>
                <w:rFonts w:ascii="Menlo" w:hAnsi="Menlo" w:cs="Menlo"/>
                <w:color w:val="000000"/>
                <w:sz w:val="18"/>
                <w:szCs w:val="18"/>
              </w:rPr>
              <w:t>(</w:t>
            </w:r>
            <w:r>
              <w:rPr>
                <w:rFonts w:ascii="Menlo" w:hAnsi="Menlo" w:cs="Menlo"/>
                <w:color w:val="267F99"/>
                <w:sz w:val="18"/>
                <w:szCs w:val="18"/>
              </w:rPr>
              <w:t>int</w:t>
            </w:r>
            <w:r>
              <w:rPr>
                <w:rFonts w:ascii="Menlo" w:hAnsi="Menlo" w:cs="Menlo"/>
                <w:color w:val="000000"/>
                <w:sz w:val="18"/>
                <w:szCs w:val="18"/>
              </w:rPr>
              <w:t>)</w:t>
            </w:r>
          </w:p>
          <w:p w14:paraId="5C6AD8BA" w14:textId="77777777" w:rsidR="00D80B65" w:rsidRDefault="00D80B65" w:rsidP="00D80B6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n_test</w:t>
            </w:r>
            <w:proofErr w:type="spellEnd"/>
            <w:r>
              <w:rPr>
                <w:rFonts w:ascii="Menlo" w:hAnsi="Menlo" w:cs="Menlo"/>
                <w:color w:val="000000"/>
                <w:sz w:val="18"/>
                <w:szCs w:val="18"/>
              </w:rPr>
              <w:t>[</w:t>
            </w:r>
            <w:r>
              <w:rPr>
                <w:rFonts w:ascii="Menlo" w:hAnsi="Menlo" w:cs="Menlo"/>
                <w:color w:val="A31515"/>
                <w:sz w:val="18"/>
                <w:szCs w:val="18"/>
              </w:rPr>
              <w:t>'Solo'</w:t>
            </w:r>
            <w:r>
              <w:rPr>
                <w:rFonts w:ascii="Menlo" w:hAnsi="Menlo" w:cs="Menlo"/>
                <w:color w:val="000000"/>
                <w:sz w:val="18"/>
                <w:szCs w:val="18"/>
              </w:rPr>
              <w:t>]=(</w:t>
            </w:r>
            <w:proofErr w:type="spellStart"/>
            <w:r>
              <w:rPr>
                <w:rFonts w:ascii="Menlo" w:hAnsi="Menlo" w:cs="Menlo"/>
                <w:color w:val="000000"/>
                <w:sz w:val="18"/>
                <w:szCs w:val="18"/>
              </w:rPr>
              <w:t>n_test</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Group_size</w:t>
            </w:r>
            <w:proofErr w:type="spellEnd"/>
            <w:r>
              <w:rPr>
                <w:rFonts w:ascii="Menlo" w:hAnsi="Menlo" w:cs="Menlo"/>
                <w:color w:val="A31515"/>
                <w:sz w:val="18"/>
                <w:szCs w:val="18"/>
              </w:rPr>
              <w:t>'</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roofErr w:type="spellStart"/>
            <w:r>
              <w:rPr>
                <w:rFonts w:ascii="Menlo" w:hAnsi="Menlo" w:cs="Menlo"/>
                <w:color w:val="000000"/>
                <w:sz w:val="18"/>
                <w:szCs w:val="18"/>
              </w:rPr>
              <w:t>astype</w:t>
            </w:r>
            <w:proofErr w:type="spellEnd"/>
            <w:r>
              <w:rPr>
                <w:rFonts w:ascii="Menlo" w:hAnsi="Menlo" w:cs="Menlo"/>
                <w:color w:val="000000"/>
                <w:sz w:val="18"/>
                <w:szCs w:val="18"/>
              </w:rPr>
              <w:t>(</w:t>
            </w:r>
            <w:r>
              <w:rPr>
                <w:rFonts w:ascii="Menlo" w:hAnsi="Menlo" w:cs="Menlo"/>
                <w:color w:val="267F99"/>
                <w:sz w:val="18"/>
                <w:szCs w:val="18"/>
              </w:rPr>
              <w:t>int</w:t>
            </w:r>
            <w:r>
              <w:rPr>
                <w:rFonts w:ascii="Menlo" w:hAnsi="Menlo" w:cs="Menlo"/>
                <w:color w:val="000000"/>
                <w:sz w:val="18"/>
                <w:szCs w:val="18"/>
              </w:rPr>
              <w:t>)</w:t>
            </w:r>
          </w:p>
          <w:p w14:paraId="0A0933BC" w14:textId="77777777" w:rsidR="00D80B65" w:rsidRDefault="00D80B65" w:rsidP="00D80B65">
            <w:pPr>
              <w:shd w:val="clear" w:color="auto" w:fill="FFFFFF"/>
              <w:spacing w:line="270" w:lineRule="atLeast"/>
              <w:rPr>
                <w:rFonts w:ascii="Menlo" w:hAnsi="Menlo" w:cs="Menlo"/>
                <w:color w:val="000000"/>
                <w:sz w:val="18"/>
                <w:szCs w:val="18"/>
              </w:rPr>
            </w:pPr>
          </w:p>
          <w:p w14:paraId="1E1276CF" w14:textId="77777777" w:rsidR="00D80B65" w:rsidRDefault="00D80B65" w:rsidP="00D80B65">
            <w:pPr>
              <w:shd w:val="clear" w:color="auto" w:fill="FFFFFF"/>
              <w:spacing w:line="270" w:lineRule="atLeast"/>
              <w:rPr>
                <w:rFonts w:ascii="Menlo" w:hAnsi="Menlo" w:cs="Menlo"/>
                <w:color w:val="000000"/>
                <w:sz w:val="18"/>
                <w:szCs w:val="18"/>
              </w:rPr>
            </w:pPr>
            <w:r>
              <w:rPr>
                <w:rFonts w:ascii="Menlo" w:hAnsi="Menlo" w:cs="Menlo"/>
                <w:color w:val="008000"/>
                <w:sz w:val="18"/>
                <w:szCs w:val="18"/>
              </w:rPr>
              <w:t># New feature distribution</w:t>
            </w:r>
          </w:p>
          <w:p w14:paraId="4564AFED" w14:textId="77777777" w:rsidR="00D80B65" w:rsidRDefault="00D80B65" w:rsidP="00D80B6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plt.figure</w:t>
            </w:r>
            <w:proofErr w:type="spellEnd"/>
            <w:r>
              <w:rPr>
                <w:rFonts w:ascii="Menlo" w:hAnsi="Menlo" w:cs="Menlo"/>
                <w:color w:val="000000"/>
                <w:sz w:val="18"/>
                <w:szCs w:val="18"/>
              </w:rPr>
              <w:t>(</w:t>
            </w:r>
            <w:proofErr w:type="spellStart"/>
            <w:r>
              <w:rPr>
                <w:rFonts w:ascii="Menlo" w:hAnsi="Menlo" w:cs="Menlo"/>
                <w:color w:val="001080"/>
                <w:sz w:val="18"/>
                <w:szCs w:val="18"/>
              </w:rPr>
              <w:t>figsize</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42BDF0F0" w14:textId="77777777" w:rsidR="00D80B65" w:rsidRDefault="00D80B65" w:rsidP="00D80B6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sns.countplot</w:t>
            </w:r>
            <w:proofErr w:type="spellEnd"/>
            <w:r>
              <w:rPr>
                <w:rFonts w:ascii="Menlo" w:hAnsi="Menlo" w:cs="Menlo"/>
                <w:color w:val="000000"/>
                <w:sz w:val="18"/>
                <w:szCs w:val="18"/>
              </w:rPr>
              <w:t>(</w:t>
            </w:r>
            <w:r>
              <w:rPr>
                <w:rFonts w:ascii="Menlo" w:hAnsi="Menlo" w:cs="Menlo"/>
                <w:color w:val="001080"/>
                <w:sz w:val="18"/>
                <w:szCs w:val="18"/>
              </w:rPr>
              <w:t>data</w:t>
            </w:r>
            <w:r>
              <w:rPr>
                <w:rFonts w:ascii="Menlo" w:hAnsi="Menlo" w:cs="Menlo"/>
                <w:color w:val="000000"/>
                <w:sz w:val="18"/>
                <w:szCs w:val="18"/>
              </w:rPr>
              <w:t>=</w:t>
            </w:r>
            <w:proofErr w:type="spellStart"/>
            <w:r>
              <w:rPr>
                <w:rFonts w:ascii="Menlo" w:hAnsi="Menlo" w:cs="Menlo"/>
                <w:color w:val="000000"/>
                <w:sz w:val="18"/>
                <w:szCs w:val="18"/>
              </w:rPr>
              <w:t>n_train</w:t>
            </w:r>
            <w:proofErr w:type="spellEnd"/>
            <w:r>
              <w:rPr>
                <w:rFonts w:ascii="Menlo" w:hAnsi="Menlo" w:cs="Menlo"/>
                <w:color w:val="000000"/>
                <w:sz w:val="18"/>
                <w:szCs w:val="18"/>
              </w:rPr>
              <w:t xml:space="preserve">, </w:t>
            </w:r>
            <w:r>
              <w:rPr>
                <w:rFonts w:ascii="Menlo" w:hAnsi="Menlo" w:cs="Menlo"/>
                <w:color w:val="001080"/>
                <w:sz w:val="18"/>
                <w:szCs w:val="18"/>
              </w:rPr>
              <w:t>x</w:t>
            </w:r>
            <w:r>
              <w:rPr>
                <w:rFonts w:ascii="Menlo" w:hAnsi="Menlo" w:cs="Menlo"/>
                <w:color w:val="000000"/>
                <w:sz w:val="18"/>
                <w:szCs w:val="18"/>
              </w:rPr>
              <w:t>=</w:t>
            </w:r>
            <w:r>
              <w:rPr>
                <w:rFonts w:ascii="Menlo" w:hAnsi="Menlo" w:cs="Menlo"/>
                <w:color w:val="A31515"/>
                <w:sz w:val="18"/>
                <w:szCs w:val="18"/>
              </w:rPr>
              <w:t>'Solo'</w:t>
            </w:r>
            <w:r>
              <w:rPr>
                <w:rFonts w:ascii="Menlo" w:hAnsi="Menlo" w:cs="Menlo"/>
                <w:color w:val="000000"/>
                <w:sz w:val="18"/>
                <w:szCs w:val="18"/>
              </w:rPr>
              <w:t xml:space="preserve">, </w:t>
            </w:r>
            <w:r>
              <w:rPr>
                <w:rFonts w:ascii="Menlo" w:hAnsi="Menlo" w:cs="Menlo"/>
                <w:color w:val="001080"/>
                <w:sz w:val="18"/>
                <w:szCs w:val="18"/>
              </w:rPr>
              <w:t>hue</w:t>
            </w:r>
            <w:r>
              <w:rPr>
                <w:rFonts w:ascii="Menlo" w:hAnsi="Menlo" w:cs="Menlo"/>
                <w:color w:val="000000"/>
                <w:sz w:val="18"/>
                <w:szCs w:val="18"/>
              </w:rPr>
              <w:t>=</w:t>
            </w:r>
            <w:r>
              <w:rPr>
                <w:rFonts w:ascii="Menlo" w:hAnsi="Menlo" w:cs="Menlo"/>
                <w:color w:val="A31515"/>
                <w:sz w:val="18"/>
                <w:szCs w:val="18"/>
              </w:rPr>
              <w:t>'Transported'</w:t>
            </w:r>
            <w:r>
              <w:rPr>
                <w:rFonts w:ascii="Menlo" w:hAnsi="Menlo" w:cs="Menlo"/>
                <w:color w:val="000000"/>
                <w:sz w:val="18"/>
                <w:szCs w:val="18"/>
              </w:rPr>
              <w:t>)</w:t>
            </w:r>
          </w:p>
          <w:p w14:paraId="0BD0F8DD" w14:textId="77777777" w:rsidR="00D80B65" w:rsidRDefault="00D80B65" w:rsidP="00D80B6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plt.title</w:t>
            </w:r>
            <w:proofErr w:type="spellEnd"/>
            <w:r>
              <w:rPr>
                <w:rFonts w:ascii="Menlo" w:hAnsi="Menlo" w:cs="Menlo"/>
                <w:color w:val="000000"/>
                <w:sz w:val="18"/>
                <w:szCs w:val="18"/>
              </w:rPr>
              <w:t>(</w:t>
            </w:r>
            <w:r>
              <w:rPr>
                <w:rFonts w:ascii="Menlo" w:hAnsi="Menlo" w:cs="Menlo"/>
                <w:color w:val="A31515"/>
                <w:sz w:val="18"/>
                <w:szCs w:val="18"/>
              </w:rPr>
              <w:t>'Passenger travelling solo or not'</w:t>
            </w:r>
            <w:r>
              <w:rPr>
                <w:rFonts w:ascii="Menlo" w:hAnsi="Menlo" w:cs="Menlo"/>
                <w:color w:val="000000"/>
                <w:sz w:val="18"/>
                <w:szCs w:val="18"/>
              </w:rPr>
              <w:t>)</w:t>
            </w:r>
          </w:p>
          <w:p w14:paraId="57DB1AFC" w14:textId="10242FBC" w:rsidR="00D80B65" w:rsidRPr="00D12000" w:rsidRDefault="00D80B65" w:rsidP="00D1200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plt.ylim</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3000</w:t>
            </w:r>
            <w:r>
              <w:rPr>
                <w:rFonts w:ascii="Menlo" w:hAnsi="Menlo" w:cs="Menlo"/>
                <w:color w:val="000000"/>
                <w:sz w:val="18"/>
                <w:szCs w:val="18"/>
              </w:rPr>
              <w:t>])</w:t>
            </w:r>
          </w:p>
        </w:tc>
      </w:tr>
    </w:tbl>
    <w:p w14:paraId="1FEA2850" w14:textId="1EC1A595" w:rsidR="00F04228" w:rsidRDefault="0059182E" w:rsidP="003E71C6">
      <w:pPr>
        <w:jc w:val="center"/>
      </w:pPr>
      <w:r w:rsidRPr="00D80B65">
        <w:rPr>
          <w:noProof/>
        </w:rPr>
        <w:drawing>
          <wp:inline distT="0" distB="0" distL="0" distR="0" wp14:anchorId="75891BAF" wp14:editId="6AC83A0E">
            <wp:extent cx="2690648" cy="1418061"/>
            <wp:effectExtent l="0" t="0" r="1905" b="4445"/>
            <wp:docPr id="709555776" name="Picture 709555776" descr="一張含有 文字, 螢幕擷取畫面, 行,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55776" name="圖片 1" descr="一張含有 文字, 螢幕擷取畫面, 行, 字型 的圖片&#10;&#10;自動產生的描述"/>
                    <pic:cNvPicPr/>
                  </pic:nvPicPr>
                  <pic:blipFill>
                    <a:blip r:embed="rId24"/>
                    <a:stretch>
                      <a:fillRect/>
                    </a:stretch>
                  </pic:blipFill>
                  <pic:spPr>
                    <a:xfrm>
                      <a:off x="0" y="0"/>
                      <a:ext cx="2771287" cy="1460560"/>
                    </a:xfrm>
                    <a:prstGeom prst="rect">
                      <a:avLst/>
                    </a:prstGeom>
                  </pic:spPr>
                </pic:pic>
              </a:graphicData>
            </a:graphic>
          </wp:inline>
        </w:drawing>
      </w:r>
      <w:r w:rsidR="00752E78" w:rsidRPr="00752E78">
        <w:rPr>
          <w:noProof/>
        </w:rPr>
        <w:drawing>
          <wp:inline distT="0" distB="0" distL="0" distR="0" wp14:anchorId="65C05B32" wp14:editId="0B96AC77">
            <wp:extent cx="3009265" cy="1484753"/>
            <wp:effectExtent l="0" t="0" r="635" b="1270"/>
            <wp:docPr id="1405089569" name="Picture 1405089569"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89569" name="圖片 1" descr="一張含有 文字, 螢幕擷取畫面, 字型, 數字 的圖片&#10;&#10;自動產生的描述"/>
                    <pic:cNvPicPr/>
                  </pic:nvPicPr>
                  <pic:blipFill rotWithShape="1">
                    <a:blip r:embed="rId25"/>
                    <a:srcRect t="3418"/>
                    <a:stretch/>
                  </pic:blipFill>
                  <pic:spPr bwMode="auto">
                    <a:xfrm>
                      <a:off x="0" y="0"/>
                      <a:ext cx="3097118" cy="1528099"/>
                    </a:xfrm>
                    <a:prstGeom prst="rect">
                      <a:avLst/>
                    </a:prstGeom>
                    <a:ln>
                      <a:noFill/>
                    </a:ln>
                    <a:extLst>
                      <a:ext uri="{53640926-AAD7-44D8-BBD7-CCE9431645EC}">
                        <a14:shadowObscured xmlns:a14="http://schemas.microsoft.com/office/drawing/2010/main"/>
                      </a:ext>
                    </a:extLst>
                  </pic:spPr>
                </pic:pic>
              </a:graphicData>
            </a:graphic>
          </wp:inline>
        </w:drawing>
      </w:r>
    </w:p>
    <w:p w14:paraId="116B4940" w14:textId="0FCF8349" w:rsidR="007F5213" w:rsidRDefault="00036791" w:rsidP="007F5213">
      <w:pPr>
        <w:pStyle w:val="Heading4"/>
      </w:pPr>
      <w:r w:rsidRPr="00F04228">
        <w:rPr>
          <w:noProof/>
        </w:rPr>
        <w:drawing>
          <wp:anchor distT="0" distB="0" distL="114300" distR="114300" simplePos="0" relativeHeight="251658256" behindDoc="1" locked="0" layoutInCell="1" allowOverlap="1" wp14:anchorId="5BBFC397" wp14:editId="679484DD">
            <wp:simplePos x="0" y="0"/>
            <wp:positionH relativeFrom="column">
              <wp:posOffset>3091180</wp:posOffset>
            </wp:positionH>
            <wp:positionV relativeFrom="paragraph">
              <wp:posOffset>156845</wp:posOffset>
            </wp:positionV>
            <wp:extent cx="2804795" cy="1340485"/>
            <wp:effectExtent l="0" t="0" r="1905" b="5715"/>
            <wp:wrapTight wrapText="bothSides">
              <wp:wrapPolygon edited="0">
                <wp:start x="0" y="0"/>
                <wp:lineTo x="0" y="21487"/>
                <wp:lineTo x="21517" y="21487"/>
                <wp:lineTo x="21517" y="0"/>
                <wp:lineTo x="0" y="0"/>
              </wp:wrapPolygon>
            </wp:wrapTight>
            <wp:docPr id="2022358558" name="Picture 2022358558"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58558" name="圖片 1" descr="一張含有 文字, 螢幕擷取畫面, 數字, 字型 的圖片&#10;&#10;自動產生的描述"/>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04795" cy="1340485"/>
                    </a:xfrm>
                    <a:prstGeom prst="rect">
                      <a:avLst/>
                    </a:prstGeom>
                  </pic:spPr>
                </pic:pic>
              </a:graphicData>
            </a:graphic>
            <wp14:sizeRelH relativeFrom="page">
              <wp14:pctWidth>0</wp14:pctWidth>
            </wp14:sizeRelH>
            <wp14:sizeRelV relativeFrom="page">
              <wp14:pctHeight>0</wp14:pctHeight>
            </wp14:sizeRelV>
          </wp:anchor>
        </w:drawing>
      </w:r>
      <w:r w:rsidR="007F5213">
        <w:t>Findings</w:t>
      </w:r>
    </w:p>
    <w:p w14:paraId="2CE529FF" w14:textId="7E151FDB" w:rsidR="00BB415A" w:rsidRDefault="00401181" w:rsidP="00BB415A">
      <w:pPr>
        <w:jc w:val="both"/>
      </w:pPr>
      <w:r>
        <w:rPr>
          <w:rFonts w:hint="eastAsia"/>
        </w:rPr>
        <w:t>G</w:t>
      </w:r>
      <w:r>
        <w:t xml:space="preserve">roup </w:t>
      </w:r>
      <w:r w:rsidR="00791273">
        <w:t>would</w:t>
      </w:r>
      <w:r>
        <w:t xml:space="preserve"> not </w:t>
      </w:r>
      <w:r w:rsidR="00036791">
        <w:t>be used</w:t>
      </w:r>
      <w:r w:rsidR="00791273">
        <w:t xml:space="preserve"> </w:t>
      </w:r>
      <w:r w:rsidR="00DB6944">
        <w:t xml:space="preserve">due to the </w:t>
      </w:r>
      <w:r w:rsidR="00C36D98">
        <w:t xml:space="preserve">reflection of passenger group size. </w:t>
      </w:r>
      <w:r w:rsidR="007D0520">
        <w:t>It might have duplicate record</w:t>
      </w:r>
      <w:r w:rsidR="00AD61B7">
        <w:t xml:space="preserve">s </w:t>
      </w:r>
      <w:r w:rsidR="00BC3EBE">
        <w:t xml:space="preserve">because </w:t>
      </w:r>
      <w:r w:rsidR="00DB3F50">
        <w:t xml:space="preserve">different passenger may belong to same group. </w:t>
      </w:r>
      <w:r w:rsidR="003553A2">
        <w:t xml:space="preserve">From </w:t>
      </w:r>
      <w:r w:rsidR="008C7074">
        <w:t xml:space="preserve">graph of group size, </w:t>
      </w:r>
      <w:r w:rsidR="00577B67">
        <w:t>most passenger are travelling alone</w:t>
      </w:r>
      <w:r w:rsidR="008D1A03">
        <w:t xml:space="preserve"> which allow to </w:t>
      </w:r>
      <w:r w:rsidR="00F12F9B">
        <w:t xml:space="preserve">have further </w:t>
      </w:r>
      <w:r w:rsidR="00BB415A">
        <w:t>analyzing the transported value of passenger traveling solo or non-solo.</w:t>
      </w:r>
      <w:r w:rsidR="00635608">
        <w:t xml:space="preserve"> Besides, the number </w:t>
      </w:r>
      <w:r w:rsidR="00F24620">
        <w:t xml:space="preserve">of passengers who travelling solo is larger than </w:t>
      </w:r>
      <w:r w:rsidR="00342EB9">
        <w:t xml:space="preserve">the number of passengers who travelling non </w:t>
      </w:r>
      <w:r w:rsidR="001777D7">
        <w:t>–</w:t>
      </w:r>
      <w:r w:rsidR="00342EB9">
        <w:t xml:space="preserve"> solo</w:t>
      </w:r>
      <w:r w:rsidR="001777D7">
        <w:t xml:space="preserve"> while </w:t>
      </w:r>
      <w:r w:rsidR="00D03156">
        <w:t xml:space="preserve">the </w:t>
      </w:r>
      <w:r w:rsidR="0037510E">
        <w:t xml:space="preserve">value </w:t>
      </w:r>
      <w:r w:rsidR="00E6670A">
        <w:t>of transported solo is lower than</w:t>
      </w:r>
      <w:r w:rsidR="00C946BF">
        <w:t xml:space="preserve"> the value of transported non – solo. </w:t>
      </w:r>
    </w:p>
    <w:p w14:paraId="2D9A1BCB" w14:textId="76EDB202" w:rsidR="007F5213" w:rsidRDefault="007F5213" w:rsidP="00FC371F">
      <w:pPr>
        <w:pStyle w:val="Heading4"/>
        <w:jc w:val="both"/>
      </w:pPr>
      <w:r>
        <w:lastRenderedPageBreak/>
        <w:t>Conclusion</w:t>
      </w:r>
    </w:p>
    <w:p w14:paraId="020FA56F" w14:textId="7F4C2834" w:rsidR="0017051A" w:rsidRDefault="007F5213" w:rsidP="008036E2">
      <w:pPr>
        <w:ind w:firstLine="480"/>
        <w:jc w:val="both"/>
      </w:pPr>
      <w:r>
        <w:t xml:space="preserve">After comparing the relation between the transported </w:t>
      </w:r>
      <w:r w:rsidR="00763B2A">
        <w:t xml:space="preserve">column </w:t>
      </w:r>
      <w:r>
        <w:t xml:space="preserve">and relative column, </w:t>
      </w:r>
      <w:r w:rsidR="005A2EEA">
        <w:t>A</w:t>
      </w:r>
      <w:r>
        <w:t xml:space="preserve">ge group distribution, Cabin distribution, Total expenditure, Group size and transport group or solo </w:t>
      </w:r>
      <w:r w:rsidR="009809B9">
        <w:t xml:space="preserve">will be selected </w:t>
      </w:r>
      <w:r>
        <w:t>as feature.</w:t>
      </w:r>
    </w:p>
    <w:p w14:paraId="59374081" w14:textId="79EA57E0" w:rsidR="00470426" w:rsidRPr="00470426" w:rsidRDefault="0017051A" w:rsidP="00EC2986">
      <w:pPr>
        <w:pStyle w:val="Heading1"/>
      </w:pPr>
      <w:bookmarkStart w:id="21" w:name="_Toc150474637"/>
      <w:r>
        <w:rPr>
          <w:rFonts w:hint="eastAsia"/>
        </w:rPr>
        <w:t>P</w:t>
      </w:r>
      <w:r>
        <w:t>reprocessing</w:t>
      </w:r>
      <w:bookmarkEnd w:id="21"/>
    </w:p>
    <w:p w14:paraId="11F75074" w14:textId="28791F0C" w:rsidR="0017051A" w:rsidRPr="0017051A" w:rsidRDefault="0017051A" w:rsidP="0017051A">
      <w:pPr>
        <w:pStyle w:val="Heading2"/>
      </w:pPr>
      <w:bookmarkStart w:id="22" w:name="_Toc150474638"/>
      <w:r>
        <w:t>Label Encoding vs One - hot Encoding</w:t>
      </w:r>
      <w:bookmarkEnd w:id="22"/>
    </w:p>
    <w:tbl>
      <w:tblPr>
        <w:tblStyle w:val="TableGrid"/>
        <w:tblW w:w="0" w:type="auto"/>
        <w:tblBorders>
          <w:top w:val="single" w:sz="4" w:space="0" w:color="C7C1C7"/>
          <w:left w:val="single" w:sz="4" w:space="0" w:color="C7C1C7"/>
          <w:bottom w:val="single" w:sz="4" w:space="0" w:color="C7C1C7"/>
          <w:right w:val="single" w:sz="4" w:space="0" w:color="C7C1C7"/>
          <w:insideH w:val="none" w:sz="0" w:space="0" w:color="auto"/>
          <w:insideV w:val="none" w:sz="0" w:space="0" w:color="auto"/>
        </w:tblBorders>
        <w:tblLook w:val="04A0" w:firstRow="1" w:lastRow="0" w:firstColumn="1" w:lastColumn="0" w:noHBand="0" w:noVBand="1"/>
      </w:tblPr>
      <w:tblGrid>
        <w:gridCol w:w="9016"/>
      </w:tblGrid>
      <w:tr w:rsidR="0017051A" w14:paraId="7D0E88CE" w14:textId="77777777" w:rsidTr="00F16DBA">
        <w:tc>
          <w:tcPr>
            <w:tcW w:w="9016" w:type="dxa"/>
          </w:tcPr>
          <w:p w14:paraId="3212156B" w14:textId="77777777" w:rsidR="0017051A" w:rsidRDefault="0017051A" w:rsidP="0017051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PASSENGER_ID = </w:t>
            </w:r>
            <w:proofErr w:type="spellStart"/>
            <w:r>
              <w:rPr>
                <w:rFonts w:ascii="Menlo" w:hAnsi="Menlo" w:cs="Menlo"/>
                <w:color w:val="000000"/>
                <w:sz w:val="18"/>
                <w:szCs w:val="18"/>
              </w:rPr>
              <w:t>n_test</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PassengerId</w:t>
            </w:r>
            <w:proofErr w:type="spellEnd"/>
            <w:r>
              <w:rPr>
                <w:rFonts w:ascii="Menlo" w:hAnsi="Menlo" w:cs="Menlo"/>
                <w:color w:val="A31515"/>
                <w:sz w:val="18"/>
                <w:szCs w:val="18"/>
              </w:rPr>
              <w:t>'</w:t>
            </w:r>
            <w:r>
              <w:rPr>
                <w:rFonts w:ascii="Menlo" w:hAnsi="Menlo" w:cs="Menlo"/>
                <w:color w:val="000000"/>
                <w:sz w:val="18"/>
                <w:szCs w:val="18"/>
              </w:rPr>
              <w:t>]]</w:t>
            </w:r>
          </w:p>
          <w:p w14:paraId="7ACC7B9D" w14:textId="77777777" w:rsidR="0017051A" w:rsidRDefault="0017051A" w:rsidP="0017051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n_train.drop</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PassengerId</w:t>
            </w:r>
            <w:proofErr w:type="spellEnd"/>
            <w:r>
              <w:rPr>
                <w:rFonts w:ascii="Menlo" w:hAnsi="Menlo" w:cs="Menlo"/>
                <w:color w:val="A31515"/>
                <w:sz w:val="18"/>
                <w:szCs w:val="18"/>
              </w:rPr>
              <w:t>'</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Cabin"</w:t>
            </w:r>
            <w:r>
              <w:rPr>
                <w:rFonts w:ascii="Menlo" w:hAnsi="Menlo" w:cs="Menlo"/>
                <w:color w:val="000000"/>
                <w:sz w:val="18"/>
                <w:szCs w:val="18"/>
              </w:rPr>
              <w:t>,</w:t>
            </w:r>
            <w:r>
              <w:rPr>
                <w:rFonts w:ascii="Menlo" w:hAnsi="Menlo" w:cs="Menlo"/>
                <w:color w:val="A31515"/>
                <w:sz w:val="18"/>
                <w:szCs w:val="18"/>
              </w:rPr>
              <w:t>"Group</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1080"/>
                <w:sz w:val="18"/>
                <w:szCs w:val="18"/>
              </w:rPr>
              <w:t>axis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1080"/>
                <w:sz w:val="18"/>
                <w:szCs w:val="18"/>
              </w:rPr>
              <w:t>inplace</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11AF3CC2" w14:textId="77777777" w:rsidR="0017051A" w:rsidRDefault="0017051A" w:rsidP="0017051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n_test.drop</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PassengerId</w:t>
            </w:r>
            <w:proofErr w:type="spellEnd"/>
            <w:r>
              <w:rPr>
                <w:rFonts w:ascii="Menlo" w:hAnsi="Menlo" w:cs="Menlo"/>
                <w:color w:val="A31515"/>
                <w:sz w:val="18"/>
                <w:szCs w:val="18"/>
              </w:rPr>
              <w:t>'</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Cabin"</w:t>
            </w:r>
            <w:r>
              <w:rPr>
                <w:rFonts w:ascii="Menlo" w:hAnsi="Menlo" w:cs="Menlo"/>
                <w:color w:val="000000"/>
                <w:sz w:val="18"/>
                <w:szCs w:val="18"/>
              </w:rPr>
              <w:t>,</w:t>
            </w:r>
            <w:r>
              <w:rPr>
                <w:rFonts w:ascii="Menlo" w:hAnsi="Menlo" w:cs="Menlo"/>
                <w:color w:val="A31515"/>
                <w:sz w:val="18"/>
                <w:szCs w:val="18"/>
              </w:rPr>
              <w:t>"Group</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1080"/>
                <w:sz w:val="18"/>
                <w:szCs w:val="18"/>
              </w:rPr>
              <w:t>axis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1080"/>
                <w:sz w:val="18"/>
                <w:szCs w:val="18"/>
              </w:rPr>
              <w:t>inplace</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6A90E504" w14:textId="77777777" w:rsidR="00F31A41" w:rsidRDefault="00F31A41" w:rsidP="0017051A">
            <w:pPr>
              <w:shd w:val="clear" w:color="auto" w:fill="FFFFFF"/>
              <w:spacing w:line="270" w:lineRule="atLeast"/>
              <w:rPr>
                <w:rFonts w:ascii="Menlo" w:hAnsi="Menlo" w:cs="Menlo"/>
                <w:color w:val="000000"/>
                <w:sz w:val="18"/>
                <w:szCs w:val="18"/>
              </w:rPr>
            </w:pPr>
          </w:p>
          <w:p w14:paraId="0ABAA896" w14:textId="6C6E66FE" w:rsidR="0017051A" w:rsidRDefault="0017051A" w:rsidP="0017051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Here we are applying </w:t>
            </w:r>
            <w:proofErr w:type="spellStart"/>
            <w:r>
              <w:rPr>
                <w:rFonts w:ascii="Menlo" w:hAnsi="Menlo" w:cs="Menlo"/>
                <w:color w:val="008000"/>
                <w:sz w:val="18"/>
                <w:szCs w:val="18"/>
              </w:rPr>
              <w:t>LabelEncoding</w:t>
            </w:r>
            <w:proofErr w:type="spellEnd"/>
            <w:r>
              <w:rPr>
                <w:rFonts w:ascii="Menlo" w:hAnsi="Menlo" w:cs="Menlo"/>
                <w:color w:val="008000"/>
                <w:sz w:val="18"/>
                <w:szCs w:val="18"/>
              </w:rPr>
              <w:t xml:space="preserve"> in all our categorical cols (Turning categorical into numerical)</w:t>
            </w:r>
          </w:p>
          <w:p w14:paraId="35E22842" w14:textId="77777777" w:rsidR="0017051A" w:rsidRDefault="0017051A" w:rsidP="0017051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categorical_cols</w:t>
            </w:r>
            <w:proofErr w:type="spellEnd"/>
            <w:r>
              <w:rPr>
                <w:rFonts w:ascii="Menlo" w:hAnsi="Menlo" w:cs="Menlo"/>
                <w:color w:val="000000"/>
                <w:sz w:val="18"/>
                <w:szCs w:val="18"/>
              </w:rPr>
              <w:t>= [</w:t>
            </w:r>
            <w:r>
              <w:rPr>
                <w:rFonts w:ascii="Menlo" w:hAnsi="Menlo" w:cs="Menlo"/>
                <w:color w:val="A31515"/>
                <w:sz w:val="18"/>
                <w:szCs w:val="18"/>
              </w:rPr>
              <w:t>'HomePlanet'</w:t>
            </w:r>
            <w:r>
              <w:rPr>
                <w:rFonts w:ascii="Menlo" w:hAnsi="Menlo" w:cs="Menlo"/>
                <w:color w:val="000000"/>
                <w:sz w:val="18"/>
                <w:szCs w:val="18"/>
              </w:rPr>
              <w:t>,</w:t>
            </w:r>
            <w:r>
              <w:rPr>
                <w:rFonts w:ascii="Menlo" w:hAnsi="Menlo" w:cs="Menlo"/>
                <w:color w:val="A31515"/>
                <w:sz w:val="18"/>
                <w:szCs w:val="18"/>
              </w:rPr>
              <w:t>'CryoSleep'</w:t>
            </w:r>
            <w:r>
              <w:rPr>
                <w:rFonts w:ascii="Menlo" w:hAnsi="Menlo" w:cs="Menlo"/>
                <w:color w:val="000000"/>
                <w:sz w:val="18"/>
                <w:szCs w:val="18"/>
              </w:rPr>
              <w:t>,</w:t>
            </w:r>
            <w:r>
              <w:rPr>
                <w:rFonts w:ascii="Menlo" w:hAnsi="Menlo" w:cs="Menlo"/>
                <w:color w:val="A31515"/>
                <w:sz w:val="18"/>
                <w:szCs w:val="18"/>
              </w:rPr>
              <w:t>'Destination'</w:t>
            </w:r>
            <w:r>
              <w:rPr>
                <w:rFonts w:ascii="Menlo" w:hAnsi="Menlo" w:cs="Menlo"/>
                <w:color w:val="000000"/>
                <w:sz w:val="18"/>
                <w:szCs w:val="18"/>
              </w:rPr>
              <w:t>,</w:t>
            </w:r>
            <w:r>
              <w:rPr>
                <w:rFonts w:ascii="Menlo" w:hAnsi="Menlo" w:cs="Menlo"/>
                <w:color w:val="A31515"/>
                <w:sz w:val="18"/>
                <w:szCs w:val="18"/>
              </w:rPr>
              <w:t>'VIP'</w:t>
            </w:r>
            <w:r>
              <w:rPr>
                <w:rFonts w:ascii="Menlo" w:hAnsi="Menlo" w:cs="Menlo"/>
                <w:color w:val="000000"/>
                <w:sz w:val="18"/>
                <w:szCs w:val="18"/>
              </w:rPr>
              <w:t>,</w:t>
            </w:r>
            <w:r>
              <w:rPr>
                <w:rFonts w:ascii="Menlo" w:hAnsi="Menlo" w:cs="Menlo"/>
                <w:color w:val="A31515"/>
                <w:sz w:val="18"/>
                <w:szCs w:val="18"/>
              </w:rPr>
              <w:t>'Deck'</w:t>
            </w:r>
            <w:r>
              <w:rPr>
                <w:rFonts w:ascii="Menlo" w:hAnsi="Menlo" w:cs="Menlo"/>
                <w:color w:val="000000"/>
                <w:sz w:val="18"/>
                <w:szCs w:val="18"/>
              </w:rPr>
              <w:t>,</w:t>
            </w:r>
            <w:r>
              <w:rPr>
                <w:rFonts w:ascii="Menlo" w:hAnsi="Menlo" w:cs="Menlo"/>
                <w:color w:val="A31515"/>
                <w:sz w:val="18"/>
                <w:szCs w:val="18"/>
              </w:rPr>
              <w:t>'Side'</w:t>
            </w:r>
            <w:r>
              <w:rPr>
                <w:rFonts w:ascii="Menlo" w:hAnsi="Menlo" w:cs="Menlo"/>
                <w:color w:val="000000"/>
                <w:sz w:val="18"/>
                <w:szCs w:val="18"/>
              </w:rPr>
              <w:t>,</w:t>
            </w:r>
            <w:r>
              <w:rPr>
                <w:rFonts w:ascii="Menlo" w:hAnsi="Menlo" w:cs="Menlo"/>
                <w:color w:val="A31515"/>
                <w:sz w:val="18"/>
                <w:szCs w:val="18"/>
              </w:rPr>
              <w:t>'Age_group'</w:t>
            </w:r>
            <w:r>
              <w:rPr>
                <w:rFonts w:ascii="Menlo" w:hAnsi="Menlo" w:cs="Menlo"/>
                <w:color w:val="000000"/>
                <w:sz w:val="18"/>
                <w:szCs w:val="18"/>
              </w:rPr>
              <w:t>]</w:t>
            </w:r>
          </w:p>
          <w:p w14:paraId="402F346F" w14:textId="77777777" w:rsidR="0017051A" w:rsidRDefault="0017051A" w:rsidP="0017051A">
            <w:pPr>
              <w:shd w:val="clear" w:color="auto" w:fill="FFFFFF"/>
              <w:spacing w:line="270" w:lineRule="atLeast"/>
              <w:rPr>
                <w:rFonts w:ascii="Menlo" w:hAnsi="Menlo" w:cs="Menlo"/>
                <w:color w:val="000000"/>
                <w:sz w:val="18"/>
                <w:szCs w:val="18"/>
              </w:rPr>
            </w:pPr>
            <w:r>
              <w:rPr>
                <w:rFonts w:ascii="Menlo" w:hAnsi="Menlo" w:cs="Menlo"/>
                <w:color w:val="AF00DB"/>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AF00DB"/>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categorical_cols</w:t>
            </w:r>
            <w:proofErr w:type="spellEnd"/>
            <w:r>
              <w:rPr>
                <w:rFonts w:ascii="Menlo" w:hAnsi="Menlo" w:cs="Menlo"/>
                <w:color w:val="000000"/>
                <w:sz w:val="18"/>
                <w:szCs w:val="18"/>
              </w:rPr>
              <w:t>:</w:t>
            </w:r>
          </w:p>
          <w:p w14:paraId="6DFB5299" w14:textId="77777777" w:rsidR="0017051A" w:rsidRDefault="0017051A" w:rsidP="0017051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le=</w:t>
            </w:r>
            <w:proofErr w:type="spellStart"/>
            <w:r>
              <w:rPr>
                <w:rFonts w:ascii="Menlo" w:hAnsi="Menlo" w:cs="Menlo"/>
                <w:color w:val="000000"/>
                <w:sz w:val="18"/>
                <w:szCs w:val="18"/>
              </w:rPr>
              <w:t>LabelEncoder</w:t>
            </w:r>
            <w:proofErr w:type="spellEnd"/>
            <w:r>
              <w:rPr>
                <w:rFonts w:ascii="Menlo" w:hAnsi="Menlo" w:cs="Menlo"/>
                <w:color w:val="000000"/>
                <w:sz w:val="18"/>
                <w:szCs w:val="18"/>
              </w:rPr>
              <w:t>()</w:t>
            </w:r>
          </w:p>
          <w:p w14:paraId="5D9CB456" w14:textId="77777777" w:rsidR="0017051A" w:rsidRDefault="0017051A" w:rsidP="0017051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arr</w:t>
            </w:r>
            <w:proofErr w:type="spellEnd"/>
            <w:r>
              <w:rPr>
                <w:rFonts w:ascii="Menlo" w:hAnsi="Menlo" w:cs="Menlo"/>
                <w:color w:val="000000"/>
                <w:sz w:val="18"/>
                <w:szCs w:val="18"/>
              </w:rPr>
              <w:t>=</w:t>
            </w:r>
            <w:proofErr w:type="spellStart"/>
            <w:r>
              <w:rPr>
                <w:rFonts w:ascii="Menlo" w:hAnsi="Menlo" w:cs="Menlo"/>
                <w:color w:val="000000"/>
                <w:sz w:val="18"/>
                <w:szCs w:val="18"/>
              </w:rPr>
              <w:t>np.concatenate</w:t>
            </w:r>
            <w:proofErr w:type="spellEnd"/>
            <w:r>
              <w:rPr>
                <w:rFonts w:ascii="Menlo" w:hAnsi="Menlo" w:cs="Menlo"/>
                <w:color w:val="000000"/>
                <w:sz w:val="18"/>
                <w:szCs w:val="18"/>
              </w:rPr>
              <w:t>((</w:t>
            </w:r>
            <w:proofErr w:type="spellStart"/>
            <w:r>
              <w:rPr>
                <w:rFonts w:ascii="Menlo" w:hAnsi="Menlo" w:cs="Menlo"/>
                <w:color w:val="000000"/>
                <w:sz w:val="18"/>
                <w:szCs w:val="18"/>
              </w:rPr>
              <w:t>n_train</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proofErr w:type="spellStart"/>
            <w:r>
              <w:rPr>
                <w:rFonts w:ascii="Menlo" w:hAnsi="Menlo" w:cs="Menlo"/>
                <w:color w:val="000000"/>
                <w:sz w:val="18"/>
                <w:szCs w:val="18"/>
              </w:rPr>
              <w:t>n_test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roofErr w:type="spellStart"/>
            <w:r>
              <w:rPr>
                <w:rFonts w:ascii="Menlo" w:hAnsi="Menlo" w:cs="Menlo"/>
                <w:color w:val="000000"/>
                <w:sz w:val="18"/>
                <w:szCs w:val="18"/>
              </w:rPr>
              <w:t>astype</w:t>
            </w:r>
            <w:proofErr w:type="spellEnd"/>
            <w:r>
              <w:rPr>
                <w:rFonts w:ascii="Menlo" w:hAnsi="Menlo" w:cs="Menlo"/>
                <w:color w:val="000000"/>
                <w:sz w:val="18"/>
                <w:szCs w:val="18"/>
              </w:rPr>
              <w:t>(</w:t>
            </w:r>
            <w:r>
              <w:rPr>
                <w:rFonts w:ascii="Menlo" w:hAnsi="Menlo" w:cs="Menlo"/>
                <w:color w:val="267F99"/>
                <w:sz w:val="18"/>
                <w:szCs w:val="18"/>
              </w:rPr>
              <w:t>str</w:t>
            </w:r>
            <w:r>
              <w:rPr>
                <w:rFonts w:ascii="Menlo" w:hAnsi="Menlo" w:cs="Menlo"/>
                <w:color w:val="000000"/>
                <w:sz w:val="18"/>
                <w:szCs w:val="18"/>
              </w:rPr>
              <w:t>)</w:t>
            </w:r>
          </w:p>
          <w:p w14:paraId="5FBF31B7" w14:textId="77777777" w:rsidR="0017051A" w:rsidRDefault="0017051A" w:rsidP="0017051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le.fit</w:t>
            </w:r>
            <w:proofErr w:type="spellEnd"/>
            <w:r>
              <w:rPr>
                <w:rFonts w:ascii="Menlo" w:hAnsi="Menlo" w:cs="Menlo"/>
                <w:color w:val="000000"/>
                <w:sz w:val="18"/>
                <w:szCs w:val="18"/>
              </w:rPr>
              <w:t>(</w:t>
            </w:r>
            <w:proofErr w:type="spellStart"/>
            <w:r>
              <w:rPr>
                <w:rFonts w:ascii="Menlo" w:hAnsi="Menlo" w:cs="Menlo"/>
                <w:color w:val="000000"/>
                <w:sz w:val="18"/>
                <w:szCs w:val="18"/>
              </w:rPr>
              <w:t>arr</w:t>
            </w:r>
            <w:proofErr w:type="spellEnd"/>
            <w:r>
              <w:rPr>
                <w:rFonts w:ascii="Menlo" w:hAnsi="Menlo" w:cs="Menlo"/>
                <w:color w:val="000000"/>
                <w:sz w:val="18"/>
                <w:szCs w:val="18"/>
              </w:rPr>
              <w:t>)</w:t>
            </w:r>
          </w:p>
          <w:p w14:paraId="44E31797" w14:textId="77777777" w:rsidR="0017051A" w:rsidRPr="00FC371F" w:rsidRDefault="0017051A" w:rsidP="0017051A">
            <w:pPr>
              <w:shd w:val="clear" w:color="auto" w:fill="FFFFFF"/>
              <w:spacing w:line="270" w:lineRule="atLeast"/>
              <w:rPr>
                <w:rFonts w:ascii="Menlo" w:hAnsi="Menlo" w:cs="Menlo"/>
                <w:color w:val="000000"/>
                <w:sz w:val="18"/>
                <w:szCs w:val="18"/>
                <w:lang w:val="fr-FR"/>
              </w:rPr>
            </w:pPr>
            <w:r>
              <w:rPr>
                <w:rFonts w:ascii="Menlo" w:hAnsi="Menlo" w:cs="Menlo"/>
                <w:color w:val="000000"/>
                <w:sz w:val="18"/>
                <w:szCs w:val="18"/>
              </w:rPr>
              <w:t xml:space="preserve">    </w:t>
            </w:r>
            <w:proofErr w:type="spellStart"/>
            <w:r w:rsidRPr="00FC371F">
              <w:rPr>
                <w:rFonts w:ascii="Menlo" w:hAnsi="Menlo" w:cs="Menlo"/>
                <w:color w:val="000000"/>
                <w:sz w:val="18"/>
                <w:szCs w:val="18"/>
                <w:lang w:val="fr-FR"/>
              </w:rPr>
              <w:t>n_train</w:t>
            </w:r>
            <w:proofErr w:type="spellEnd"/>
            <w:r w:rsidRPr="00FC371F">
              <w:rPr>
                <w:rFonts w:ascii="Menlo" w:hAnsi="Menlo" w:cs="Menlo"/>
                <w:color w:val="000000"/>
                <w:sz w:val="18"/>
                <w:szCs w:val="18"/>
                <w:lang w:val="fr-FR"/>
              </w:rPr>
              <w:t>[i]=</w:t>
            </w:r>
            <w:proofErr w:type="spellStart"/>
            <w:r w:rsidRPr="00FC371F">
              <w:rPr>
                <w:rFonts w:ascii="Menlo" w:hAnsi="Menlo" w:cs="Menlo"/>
                <w:color w:val="000000"/>
                <w:sz w:val="18"/>
                <w:szCs w:val="18"/>
                <w:lang w:val="fr-FR"/>
              </w:rPr>
              <w:t>le.transform</w:t>
            </w:r>
            <w:proofErr w:type="spellEnd"/>
            <w:r w:rsidRPr="00FC371F">
              <w:rPr>
                <w:rFonts w:ascii="Menlo" w:hAnsi="Menlo" w:cs="Menlo"/>
                <w:color w:val="000000"/>
                <w:sz w:val="18"/>
                <w:szCs w:val="18"/>
                <w:lang w:val="fr-FR"/>
              </w:rPr>
              <w:t>(</w:t>
            </w:r>
            <w:proofErr w:type="spellStart"/>
            <w:r w:rsidRPr="00FC371F">
              <w:rPr>
                <w:rFonts w:ascii="Menlo" w:hAnsi="Menlo" w:cs="Menlo"/>
                <w:color w:val="000000"/>
                <w:sz w:val="18"/>
                <w:szCs w:val="18"/>
                <w:lang w:val="fr-FR"/>
              </w:rPr>
              <w:t>n_train</w:t>
            </w:r>
            <w:proofErr w:type="spellEnd"/>
            <w:r w:rsidRPr="00FC371F">
              <w:rPr>
                <w:rFonts w:ascii="Menlo" w:hAnsi="Menlo" w:cs="Menlo"/>
                <w:color w:val="000000"/>
                <w:sz w:val="18"/>
                <w:szCs w:val="18"/>
                <w:lang w:val="fr-FR"/>
              </w:rPr>
              <w:t>[i].</w:t>
            </w:r>
            <w:proofErr w:type="spellStart"/>
            <w:r w:rsidRPr="00FC371F">
              <w:rPr>
                <w:rFonts w:ascii="Menlo" w:hAnsi="Menlo" w:cs="Menlo"/>
                <w:color w:val="000000"/>
                <w:sz w:val="18"/>
                <w:szCs w:val="18"/>
                <w:lang w:val="fr-FR"/>
              </w:rPr>
              <w:t>astype</w:t>
            </w:r>
            <w:proofErr w:type="spellEnd"/>
            <w:r w:rsidRPr="00FC371F">
              <w:rPr>
                <w:rFonts w:ascii="Menlo" w:hAnsi="Menlo" w:cs="Menlo"/>
                <w:color w:val="000000"/>
                <w:sz w:val="18"/>
                <w:szCs w:val="18"/>
                <w:lang w:val="fr-FR"/>
              </w:rPr>
              <w:t>(</w:t>
            </w:r>
            <w:proofErr w:type="spellStart"/>
            <w:r w:rsidRPr="00FC371F">
              <w:rPr>
                <w:rFonts w:ascii="Menlo" w:hAnsi="Menlo" w:cs="Menlo"/>
                <w:color w:val="267F99"/>
                <w:sz w:val="18"/>
                <w:szCs w:val="18"/>
                <w:lang w:val="fr-FR"/>
              </w:rPr>
              <w:t>str</w:t>
            </w:r>
            <w:proofErr w:type="spellEnd"/>
            <w:r w:rsidRPr="00FC371F">
              <w:rPr>
                <w:rFonts w:ascii="Menlo" w:hAnsi="Menlo" w:cs="Menlo"/>
                <w:color w:val="000000"/>
                <w:sz w:val="18"/>
                <w:szCs w:val="18"/>
                <w:lang w:val="fr-FR"/>
              </w:rPr>
              <w:t>))</w:t>
            </w:r>
          </w:p>
          <w:p w14:paraId="23E0AB0B" w14:textId="0021CD6A" w:rsidR="0017051A" w:rsidRPr="0017051A" w:rsidRDefault="0017051A" w:rsidP="0017051A">
            <w:pPr>
              <w:shd w:val="clear" w:color="auto" w:fill="FFFFFF"/>
              <w:spacing w:line="270" w:lineRule="atLeast"/>
              <w:rPr>
                <w:rFonts w:ascii="Menlo" w:hAnsi="Menlo" w:cs="Menlo"/>
                <w:color w:val="000000"/>
                <w:sz w:val="18"/>
                <w:szCs w:val="18"/>
              </w:rPr>
            </w:pPr>
            <w:r w:rsidRPr="00FC371F">
              <w:rPr>
                <w:rFonts w:ascii="Menlo" w:hAnsi="Menlo" w:cs="Menlo"/>
                <w:color w:val="000000"/>
                <w:sz w:val="18"/>
                <w:szCs w:val="18"/>
                <w:lang w:val="fr-FR"/>
              </w:rPr>
              <w:t xml:space="preserve">    </w:t>
            </w:r>
            <w:proofErr w:type="spellStart"/>
            <w:r>
              <w:rPr>
                <w:rFonts w:ascii="Menlo" w:hAnsi="Menlo" w:cs="Menlo"/>
                <w:color w:val="000000"/>
                <w:sz w:val="18"/>
                <w:szCs w:val="18"/>
              </w:rPr>
              <w:t>n_test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roofErr w:type="spellStart"/>
            <w:r>
              <w:rPr>
                <w:rFonts w:ascii="Menlo" w:hAnsi="Menlo" w:cs="Menlo"/>
                <w:color w:val="000000"/>
                <w:sz w:val="18"/>
                <w:szCs w:val="18"/>
              </w:rPr>
              <w:t>le.transform</w:t>
            </w:r>
            <w:proofErr w:type="spellEnd"/>
            <w:r>
              <w:rPr>
                <w:rFonts w:ascii="Menlo" w:hAnsi="Menlo" w:cs="Menlo"/>
                <w:color w:val="000000"/>
                <w:sz w:val="18"/>
                <w:szCs w:val="18"/>
              </w:rPr>
              <w:t>(</w:t>
            </w:r>
            <w:proofErr w:type="spellStart"/>
            <w:r>
              <w:rPr>
                <w:rFonts w:ascii="Menlo" w:hAnsi="Menlo" w:cs="Menlo"/>
                <w:color w:val="000000"/>
                <w:sz w:val="18"/>
                <w:szCs w:val="18"/>
              </w:rPr>
              <w:t>n_test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roofErr w:type="spellStart"/>
            <w:r>
              <w:rPr>
                <w:rFonts w:ascii="Menlo" w:hAnsi="Menlo" w:cs="Menlo"/>
                <w:color w:val="000000"/>
                <w:sz w:val="18"/>
                <w:szCs w:val="18"/>
              </w:rPr>
              <w:t>astype</w:t>
            </w:r>
            <w:proofErr w:type="spellEnd"/>
            <w:r>
              <w:rPr>
                <w:rFonts w:ascii="Menlo" w:hAnsi="Menlo" w:cs="Menlo"/>
                <w:color w:val="000000"/>
                <w:sz w:val="18"/>
                <w:szCs w:val="18"/>
              </w:rPr>
              <w:t>(</w:t>
            </w:r>
            <w:r>
              <w:rPr>
                <w:rFonts w:ascii="Menlo" w:hAnsi="Menlo" w:cs="Menlo"/>
                <w:color w:val="267F99"/>
                <w:sz w:val="18"/>
                <w:szCs w:val="18"/>
              </w:rPr>
              <w:t>str</w:t>
            </w:r>
            <w:r>
              <w:rPr>
                <w:rFonts w:ascii="Menlo" w:hAnsi="Menlo" w:cs="Menlo"/>
                <w:color w:val="000000"/>
                <w:sz w:val="18"/>
                <w:szCs w:val="18"/>
              </w:rPr>
              <w:t>))</w:t>
            </w:r>
          </w:p>
        </w:tc>
      </w:tr>
    </w:tbl>
    <w:p w14:paraId="4EDA1720" w14:textId="0E83D9BB" w:rsidR="0017051A" w:rsidRDefault="00ED520B" w:rsidP="00FC371F">
      <w:pPr>
        <w:ind w:firstLine="480"/>
        <w:jc w:val="both"/>
      </w:pPr>
      <w:r>
        <w:t xml:space="preserve">To </w:t>
      </w:r>
      <w:r w:rsidR="001475C6">
        <w:t>implement the values into Model,</w:t>
      </w:r>
      <w:r w:rsidR="00B27ED3">
        <w:t xml:space="preserve"> </w:t>
      </w:r>
      <w:r w:rsidR="007716CC">
        <w:t>l</w:t>
      </w:r>
      <w:r w:rsidR="005A6690">
        <w:t xml:space="preserve">abel encoding is used </w:t>
      </w:r>
      <w:r w:rsidR="0017051A">
        <w:t xml:space="preserve">to </w:t>
      </w:r>
      <w:r w:rsidR="00D233C3">
        <w:t xml:space="preserve">provide a </w:t>
      </w:r>
      <w:r w:rsidR="008E58A8">
        <w:t xml:space="preserve">range </w:t>
      </w:r>
      <w:r w:rsidR="00D233C3">
        <w:t xml:space="preserve">value </w:t>
      </w:r>
      <w:r w:rsidR="008E58A8">
        <w:t>of 0 - (N - 1)</w:t>
      </w:r>
      <w:r w:rsidR="00D233C3">
        <w:t xml:space="preserve"> </w:t>
      </w:r>
      <w:r w:rsidR="003E203E">
        <w:t>and</w:t>
      </w:r>
      <w:r w:rsidR="00D233C3">
        <w:t xml:space="preserve"> </w:t>
      </w:r>
      <w:r w:rsidR="24AA7D21">
        <w:t>convert</w:t>
      </w:r>
      <w:r w:rsidR="0017051A">
        <w:t xml:space="preserve"> categorical feature</w:t>
      </w:r>
      <w:r w:rsidR="00341A4D">
        <w:t xml:space="preserve"> into </w:t>
      </w:r>
      <w:r w:rsidR="00F96C5B">
        <w:t>numerical</w:t>
      </w:r>
      <w:r w:rsidR="0017051A">
        <w:t xml:space="preserve">. To take an illustration, </w:t>
      </w:r>
      <w:proofErr w:type="spellStart"/>
      <w:r w:rsidR="006A3178">
        <w:t>Homeplanet</w:t>
      </w:r>
      <w:proofErr w:type="spellEnd"/>
      <w:r w:rsidR="006A3178">
        <w:t xml:space="preserve"> has </w:t>
      </w:r>
      <w:r w:rsidR="00E0386E">
        <w:t xml:space="preserve">three </w:t>
      </w:r>
      <w:r w:rsidR="002827B7">
        <w:t>attributes</w:t>
      </w:r>
      <w:r w:rsidR="00E0386E">
        <w:t xml:space="preserve">, convert Earth to </w:t>
      </w:r>
      <w:r w:rsidR="008F780D">
        <w:t>“</w:t>
      </w:r>
      <w:r w:rsidR="00E0386E">
        <w:t>0</w:t>
      </w:r>
      <w:r w:rsidR="00036791">
        <w:t>”, Europa</w:t>
      </w:r>
      <w:r w:rsidR="00E0386E">
        <w:t xml:space="preserve"> to </w:t>
      </w:r>
      <w:r w:rsidR="002827B7">
        <w:t>“</w:t>
      </w:r>
      <w:r w:rsidR="00E0386E">
        <w:t>1</w:t>
      </w:r>
      <w:proofErr w:type="gramStart"/>
      <w:r w:rsidR="002827B7">
        <w:t>”</w:t>
      </w:r>
      <w:r w:rsidR="00E0386E">
        <w:t xml:space="preserve">, </w:t>
      </w:r>
      <w:r w:rsidR="002B18BE">
        <w:t xml:space="preserve"> </w:t>
      </w:r>
      <w:r w:rsidR="00E0386E">
        <w:t>Mars</w:t>
      </w:r>
      <w:proofErr w:type="gramEnd"/>
      <w:r w:rsidR="00E0386E">
        <w:t xml:space="preserve"> to “2”</w:t>
      </w:r>
      <w:r w:rsidR="005D079A">
        <w:t xml:space="preserve">. </w:t>
      </w:r>
      <w:r w:rsidR="00421E90">
        <w:t>It reduced</w:t>
      </w:r>
      <w:r w:rsidR="0017051A">
        <w:t xml:space="preserve"> various </w:t>
      </w:r>
      <w:r w:rsidR="00EE74A6">
        <w:t>features</w:t>
      </w:r>
      <w:r w:rsidR="0017051A">
        <w:t xml:space="preserve"> generated when using One hot encoding to classify the categorical feature. </w:t>
      </w:r>
      <w:r w:rsidR="00E0648B">
        <w:t xml:space="preserve">It </w:t>
      </w:r>
      <w:r w:rsidR="0017051A">
        <w:t>separate</w:t>
      </w:r>
      <w:r w:rsidR="00E0648B">
        <w:t>d</w:t>
      </w:r>
      <w:r w:rsidR="0017051A">
        <w:t xml:space="preserve"> the categorical feature into smaller feature and involve 0 / 1 for indicating the value of “Yes / No” which makes the analysis become slower and clumsy. Thus, Label Encoding is used to </w:t>
      </w:r>
      <w:r w:rsidR="4709622A">
        <w:t>preprocess</w:t>
      </w:r>
      <w:r w:rsidR="00466461">
        <w:t>ing</w:t>
      </w:r>
      <w:r w:rsidR="0017051A">
        <w:t xml:space="preserve"> data.</w:t>
      </w:r>
    </w:p>
    <w:p w14:paraId="713B7884" w14:textId="4A109B0B" w:rsidR="00002267" w:rsidRDefault="00002267" w:rsidP="00FC371F">
      <w:pPr>
        <w:pStyle w:val="Heading2"/>
        <w:jc w:val="both"/>
      </w:pPr>
      <w:bookmarkStart w:id="23" w:name="_Toc150474639"/>
      <w:r>
        <w:t xml:space="preserve">Validation </w:t>
      </w:r>
      <w:r w:rsidR="007845B2">
        <w:t>D</w:t>
      </w:r>
      <w:r>
        <w:t>ataset</w:t>
      </w:r>
      <w:bookmarkEnd w:id="23"/>
    </w:p>
    <w:tbl>
      <w:tblPr>
        <w:tblStyle w:val="TableGrid"/>
        <w:tblW w:w="0" w:type="auto"/>
        <w:tblBorders>
          <w:top w:val="single" w:sz="4" w:space="0" w:color="C7C1C7"/>
          <w:left w:val="single" w:sz="4" w:space="0" w:color="C7C1C7"/>
          <w:bottom w:val="single" w:sz="4" w:space="0" w:color="C7C1C7"/>
          <w:right w:val="single" w:sz="4" w:space="0" w:color="C7C1C7"/>
          <w:insideH w:val="none" w:sz="0" w:space="0" w:color="auto"/>
          <w:insideV w:val="none" w:sz="0" w:space="0" w:color="auto"/>
        </w:tblBorders>
        <w:tblLook w:val="04A0" w:firstRow="1" w:lastRow="0" w:firstColumn="1" w:lastColumn="0" w:noHBand="0" w:noVBand="1"/>
      </w:tblPr>
      <w:tblGrid>
        <w:gridCol w:w="9016"/>
      </w:tblGrid>
      <w:tr w:rsidR="00002267" w14:paraId="2B19785B" w14:textId="77777777" w:rsidTr="00F16DBA">
        <w:tc>
          <w:tcPr>
            <w:tcW w:w="9016" w:type="dxa"/>
          </w:tcPr>
          <w:p w14:paraId="00D5F4B5" w14:textId="7DC4AF22" w:rsidR="00002267" w:rsidRPr="00002267" w:rsidRDefault="00002267" w:rsidP="00FC371F">
            <w:pPr>
              <w:shd w:val="clear" w:color="auto" w:fill="FFFFFF"/>
              <w:spacing w:line="270" w:lineRule="atLeast"/>
              <w:jc w:val="both"/>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 xml:space="preserve">(x, y, </w:t>
            </w:r>
            <w:proofErr w:type="spellStart"/>
            <w:r>
              <w:rPr>
                <w:rFonts w:ascii="Menlo" w:hAnsi="Menlo" w:cs="Menlo"/>
                <w:color w:val="00108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1080"/>
                <w:sz w:val="18"/>
                <w:szCs w:val="18"/>
              </w:rPr>
              <w:t>random_state</w:t>
            </w:r>
            <w:proofErr w:type="spellEnd"/>
            <w:r>
              <w:rPr>
                <w:rFonts w:ascii="Menlo" w:hAnsi="Menlo" w:cs="Menlo"/>
                <w:color w:val="000000"/>
                <w:sz w:val="18"/>
                <w:szCs w:val="18"/>
              </w:rPr>
              <w:t>=</w:t>
            </w:r>
            <w:r>
              <w:rPr>
                <w:rFonts w:ascii="Menlo" w:hAnsi="Menlo" w:cs="Menlo"/>
                <w:color w:val="098658"/>
                <w:sz w:val="18"/>
                <w:szCs w:val="18"/>
              </w:rPr>
              <w:t>101</w:t>
            </w:r>
            <w:r>
              <w:rPr>
                <w:rFonts w:ascii="Menlo" w:hAnsi="Menlo" w:cs="Menlo"/>
                <w:color w:val="000000"/>
                <w:sz w:val="18"/>
                <w:szCs w:val="18"/>
              </w:rPr>
              <w:t xml:space="preserve">, </w:t>
            </w:r>
            <w:r>
              <w:rPr>
                <w:rFonts w:ascii="Menlo" w:hAnsi="Menlo" w:cs="Menlo"/>
                <w:color w:val="001080"/>
                <w:sz w:val="18"/>
                <w:szCs w:val="18"/>
              </w:rPr>
              <w:t>stratify</w:t>
            </w:r>
            <w:r>
              <w:rPr>
                <w:rFonts w:ascii="Menlo" w:hAnsi="Menlo" w:cs="Menlo"/>
                <w:color w:val="000000"/>
                <w:sz w:val="18"/>
                <w:szCs w:val="18"/>
              </w:rPr>
              <w:t>=y)</w:t>
            </w:r>
          </w:p>
        </w:tc>
      </w:tr>
    </w:tbl>
    <w:p w14:paraId="290573B8" w14:textId="26CB447C" w:rsidR="00002267" w:rsidRDefault="00002267" w:rsidP="00FC371F">
      <w:pPr>
        <w:ind w:firstLine="480"/>
        <w:jc w:val="both"/>
      </w:pPr>
      <w:r>
        <w:t xml:space="preserve">Validation dataset is used to estimate whether </w:t>
      </w:r>
      <w:r w:rsidR="5B655967">
        <w:t xml:space="preserve">there is a </w:t>
      </w:r>
      <w:r>
        <w:t xml:space="preserve">problem in </w:t>
      </w:r>
      <w:r w:rsidR="77219D37">
        <w:t xml:space="preserve">the </w:t>
      </w:r>
      <w:r>
        <w:t xml:space="preserve">train set. It helps to have adjustment on model analysis. Besides, using test </w:t>
      </w:r>
      <w:r w:rsidR="4EC5631D">
        <w:t>sets</w:t>
      </w:r>
      <w:r>
        <w:t xml:space="preserve"> will affect the accuracy of model analysis.</w:t>
      </w:r>
    </w:p>
    <w:p w14:paraId="7FAE6A8A" w14:textId="444A4C46" w:rsidR="00195E60" w:rsidRDefault="00195E60" w:rsidP="00195E60">
      <w:pPr>
        <w:pStyle w:val="Heading1"/>
        <w:jc w:val="both"/>
      </w:pPr>
      <w:bookmarkStart w:id="24" w:name="_Toc150474640"/>
      <w:r w:rsidRPr="002B4D93">
        <w:t>Model Analysis</w:t>
      </w:r>
      <w:bookmarkEnd w:id="24"/>
    </w:p>
    <w:p w14:paraId="21E8068E" w14:textId="1CE199E3" w:rsidR="00195E60" w:rsidRPr="00195E60" w:rsidRDefault="00195E60" w:rsidP="00195E60">
      <w:pPr>
        <w:jc w:val="both"/>
      </w:pPr>
      <w:r>
        <w:tab/>
      </w:r>
      <w:r w:rsidR="00E144C7">
        <w:t>C</w:t>
      </w:r>
      <w:r>
        <w:t xml:space="preserve">onfusion matrix for analysis </w:t>
      </w:r>
      <w:r w:rsidR="00E144C7">
        <w:t xml:space="preserve">will show </w:t>
      </w:r>
      <w:r>
        <w:t xml:space="preserve">the performance of the model by using the predicted value and actual value. Four labels of model prediction will be displayed in matrix format, which are true positives, false positives, true negatives, false negatives. </w:t>
      </w:r>
      <w:r w:rsidR="009E2822">
        <w:t>T</w:t>
      </w:r>
      <w:r>
        <w:t xml:space="preserve">rue label </w:t>
      </w:r>
      <w:r w:rsidR="009E2822">
        <w:t>will present</w:t>
      </w:r>
      <w:r w:rsidR="006A194C">
        <w:t xml:space="preserve"> as</w:t>
      </w:r>
      <w:r>
        <w:t xml:space="preserve"> y-axis and predicted label as the x-axis. True labels represent the actual value, and the predicted labels represent the predicted value.</w:t>
      </w:r>
    </w:p>
    <w:tbl>
      <w:tblPr>
        <w:tblStyle w:val="TableGrid"/>
        <w:tblpPr w:leftFromText="180" w:rightFromText="180" w:vertAnchor="text" w:horzAnchor="margin" w:tblpY="215"/>
        <w:tblW w:w="0" w:type="auto"/>
        <w:tblBorders>
          <w:top w:val="single" w:sz="4" w:space="0" w:color="C7C1C7"/>
          <w:left w:val="single" w:sz="4" w:space="0" w:color="C7C1C7"/>
          <w:bottom w:val="single" w:sz="4" w:space="0" w:color="C7C1C7"/>
          <w:right w:val="single" w:sz="4" w:space="0" w:color="C7C1C7"/>
          <w:insideH w:val="none" w:sz="0" w:space="0" w:color="auto"/>
          <w:insideV w:val="none" w:sz="0" w:space="0" w:color="auto"/>
        </w:tblBorders>
        <w:tblLook w:val="04A0" w:firstRow="1" w:lastRow="0" w:firstColumn="1" w:lastColumn="0" w:noHBand="0" w:noVBand="1"/>
      </w:tblPr>
      <w:tblGrid>
        <w:gridCol w:w="9016"/>
      </w:tblGrid>
      <w:tr w:rsidR="00195E60" w14:paraId="250E420D" w14:textId="77777777" w:rsidTr="00195E60">
        <w:tc>
          <w:tcPr>
            <w:tcW w:w="9016" w:type="dxa"/>
          </w:tcPr>
          <w:p w14:paraId="3C3F07DF" w14:textId="77777777" w:rsidR="00195E60" w:rsidRPr="00181421" w:rsidRDefault="00195E60" w:rsidP="00195E60">
            <w:pPr>
              <w:shd w:val="clear" w:color="auto" w:fill="F7F7F7"/>
              <w:spacing w:line="285" w:lineRule="atLeast"/>
              <w:rPr>
                <w:rFonts w:ascii="Menlo" w:hAnsi="Menlo" w:cs="Menlo"/>
                <w:color w:val="000000"/>
                <w:sz w:val="18"/>
                <w:szCs w:val="18"/>
              </w:rPr>
            </w:pPr>
            <w:r w:rsidRPr="00181421">
              <w:rPr>
                <w:rFonts w:ascii="Menlo" w:hAnsi="Menlo" w:cs="Menlo"/>
                <w:color w:val="000000"/>
                <w:sz w:val="18"/>
                <w:szCs w:val="18"/>
              </w:rPr>
              <w:lastRenderedPageBreak/>
              <w:t>classifier = [</w:t>
            </w:r>
            <w:proofErr w:type="spellStart"/>
            <w:r w:rsidRPr="00181421">
              <w:rPr>
                <w:rFonts w:ascii="Menlo" w:hAnsi="Menlo" w:cs="Menlo"/>
                <w:color w:val="000000"/>
                <w:sz w:val="18"/>
                <w:szCs w:val="18"/>
              </w:rPr>
              <w:t>KNeighborsClassifier</w:t>
            </w:r>
            <w:proofErr w:type="spellEnd"/>
            <w:r w:rsidRPr="00181421">
              <w:rPr>
                <w:rFonts w:ascii="Menlo" w:hAnsi="Menlo" w:cs="Menlo"/>
                <w:color w:val="000000"/>
                <w:sz w:val="18"/>
                <w:szCs w:val="18"/>
              </w:rPr>
              <w:t xml:space="preserve">(), </w:t>
            </w:r>
            <w:proofErr w:type="spellStart"/>
            <w:r w:rsidRPr="00181421">
              <w:rPr>
                <w:rFonts w:ascii="Menlo" w:hAnsi="Menlo" w:cs="Menlo"/>
                <w:color w:val="000000"/>
                <w:sz w:val="18"/>
                <w:szCs w:val="18"/>
              </w:rPr>
              <w:t>DecisionTreeClassifier</w:t>
            </w:r>
            <w:proofErr w:type="spellEnd"/>
            <w:r w:rsidRPr="00181421">
              <w:rPr>
                <w:rFonts w:ascii="Menlo" w:hAnsi="Menlo" w:cs="Menlo"/>
                <w:color w:val="000000"/>
                <w:sz w:val="18"/>
                <w:szCs w:val="18"/>
              </w:rPr>
              <w:t>(</w:t>
            </w:r>
            <w:proofErr w:type="spellStart"/>
            <w:r w:rsidRPr="00181421">
              <w:rPr>
                <w:rFonts w:ascii="Menlo" w:hAnsi="Menlo" w:cs="Menlo"/>
                <w:color w:val="000000"/>
                <w:sz w:val="18"/>
                <w:szCs w:val="18"/>
              </w:rPr>
              <w:t>random_state</w:t>
            </w:r>
            <w:proofErr w:type="spellEnd"/>
            <w:r w:rsidRPr="00181421">
              <w:rPr>
                <w:rFonts w:ascii="Menlo" w:hAnsi="Menlo" w:cs="Menlo"/>
                <w:color w:val="000000"/>
                <w:sz w:val="18"/>
                <w:szCs w:val="18"/>
              </w:rPr>
              <w:t>=</w:t>
            </w:r>
            <w:r w:rsidRPr="00181421">
              <w:rPr>
                <w:rFonts w:ascii="Menlo" w:hAnsi="Menlo" w:cs="Menlo"/>
                <w:color w:val="116644"/>
                <w:sz w:val="18"/>
                <w:szCs w:val="18"/>
              </w:rPr>
              <w:t>101</w:t>
            </w:r>
            <w:r w:rsidRPr="00181421">
              <w:rPr>
                <w:rFonts w:ascii="Menlo" w:hAnsi="Menlo" w:cs="Menlo"/>
                <w:color w:val="000000"/>
                <w:sz w:val="18"/>
                <w:szCs w:val="18"/>
              </w:rPr>
              <w:t xml:space="preserve">), </w:t>
            </w:r>
            <w:proofErr w:type="spellStart"/>
            <w:r w:rsidRPr="00181421">
              <w:rPr>
                <w:rFonts w:ascii="Menlo" w:hAnsi="Menlo" w:cs="Menlo"/>
                <w:color w:val="000000"/>
                <w:sz w:val="18"/>
                <w:szCs w:val="18"/>
              </w:rPr>
              <w:t>RandomForestClassifier</w:t>
            </w:r>
            <w:proofErr w:type="spellEnd"/>
            <w:r w:rsidRPr="00181421">
              <w:rPr>
                <w:rFonts w:ascii="Menlo" w:hAnsi="Menlo" w:cs="Menlo"/>
                <w:color w:val="000000"/>
                <w:sz w:val="18"/>
                <w:szCs w:val="18"/>
              </w:rPr>
              <w:t>(</w:t>
            </w:r>
            <w:proofErr w:type="spellStart"/>
            <w:r w:rsidRPr="00181421">
              <w:rPr>
                <w:rFonts w:ascii="Menlo" w:hAnsi="Menlo" w:cs="Menlo"/>
                <w:color w:val="000000"/>
                <w:sz w:val="18"/>
                <w:szCs w:val="18"/>
              </w:rPr>
              <w:t>random_state</w:t>
            </w:r>
            <w:proofErr w:type="spellEnd"/>
            <w:r w:rsidRPr="00181421">
              <w:rPr>
                <w:rFonts w:ascii="Menlo" w:hAnsi="Menlo" w:cs="Menlo"/>
                <w:color w:val="000000"/>
                <w:sz w:val="18"/>
                <w:szCs w:val="18"/>
              </w:rPr>
              <w:t>=</w:t>
            </w:r>
            <w:r w:rsidRPr="00181421">
              <w:rPr>
                <w:rFonts w:ascii="Menlo" w:hAnsi="Menlo" w:cs="Menlo"/>
                <w:color w:val="116644"/>
                <w:sz w:val="18"/>
                <w:szCs w:val="18"/>
              </w:rPr>
              <w:t>101</w:t>
            </w:r>
            <w:r w:rsidRPr="00181421">
              <w:rPr>
                <w:rFonts w:ascii="Menlo" w:hAnsi="Menlo" w:cs="Menlo"/>
                <w:color w:val="000000"/>
                <w:sz w:val="18"/>
                <w:szCs w:val="18"/>
              </w:rPr>
              <w:t>)]</w:t>
            </w:r>
          </w:p>
          <w:p w14:paraId="591DBB2B" w14:textId="77777777" w:rsidR="00195E60" w:rsidRPr="00181421" w:rsidRDefault="00195E60" w:rsidP="00195E60">
            <w:pPr>
              <w:shd w:val="clear" w:color="auto" w:fill="F7F7F7"/>
              <w:spacing w:line="285" w:lineRule="atLeast"/>
              <w:rPr>
                <w:rFonts w:ascii="Menlo" w:hAnsi="Menlo" w:cs="Menlo"/>
                <w:color w:val="000000"/>
                <w:sz w:val="18"/>
                <w:szCs w:val="18"/>
              </w:rPr>
            </w:pPr>
            <w:r w:rsidRPr="00181421">
              <w:rPr>
                <w:rFonts w:ascii="Menlo" w:hAnsi="Menlo" w:cs="Menlo"/>
                <w:color w:val="000000"/>
                <w:sz w:val="18"/>
                <w:szCs w:val="18"/>
              </w:rPr>
              <w:t>title = [</w:t>
            </w:r>
            <w:r w:rsidRPr="00181421">
              <w:rPr>
                <w:rFonts w:ascii="Menlo" w:hAnsi="Menlo" w:cs="Menlo"/>
                <w:color w:val="A31515"/>
                <w:sz w:val="18"/>
                <w:szCs w:val="18"/>
              </w:rPr>
              <w:t>'</w:t>
            </w:r>
            <w:proofErr w:type="spellStart"/>
            <w:r w:rsidRPr="00181421">
              <w:rPr>
                <w:rFonts w:ascii="Menlo" w:hAnsi="Menlo" w:cs="Menlo"/>
                <w:color w:val="A31515"/>
                <w:sz w:val="18"/>
                <w:szCs w:val="18"/>
              </w:rPr>
              <w:t>Kneighbors</w:t>
            </w:r>
            <w:proofErr w:type="spellEnd"/>
            <w:r w:rsidRPr="00181421">
              <w:rPr>
                <w:rFonts w:ascii="Menlo" w:hAnsi="Menlo" w:cs="Menlo"/>
                <w:color w:val="A31515"/>
                <w:sz w:val="18"/>
                <w:szCs w:val="18"/>
              </w:rPr>
              <w:t xml:space="preserve"> classifier'</w:t>
            </w:r>
            <w:r w:rsidRPr="00181421">
              <w:rPr>
                <w:rFonts w:ascii="Menlo" w:hAnsi="Menlo" w:cs="Menlo"/>
                <w:color w:val="000000"/>
                <w:sz w:val="18"/>
                <w:szCs w:val="18"/>
              </w:rPr>
              <w:t xml:space="preserve">, </w:t>
            </w:r>
            <w:r w:rsidRPr="00181421">
              <w:rPr>
                <w:rFonts w:ascii="Menlo" w:hAnsi="Menlo" w:cs="Menlo"/>
                <w:color w:val="A31515"/>
                <w:sz w:val="18"/>
                <w:szCs w:val="18"/>
              </w:rPr>
              <w:t>'Decision Tree Classifier'</w:t>
            </w:r>
            <w:r w:rsidRPr="00181421">
              <w:rPr>
                <w:rFonts w:ascii="Menlo" w:hAnsi="Menlo" w:cs="Menlo"/>
                <w:color w:val="000000"/>
                <w:sz w:val="18"/>
                <w:szCs w:val="18"/>
              </w:rPr>
              <w:t xml:space="preserve">, </w:t>
            </w:r>
            <w:r w:rsidRPr="00181421">
              <w:rPr>
                <w:rFonts w:ascii="Menlo" w:hAnsi="Menlo" w:cs="Menlo"/>
                <w:color w:val="A31515"/>
                <w:sz w:val="18"/>
                <w:szCs w:val="18"/>
              </w:rPr>
              <w:t>'Random Forest Classifier'</w:t>
            </w:r>
            <w:r w:rsidRPr="00181421">
              <w:rPr>
                <w:rFonts w:ascii="Menlo" w:hAnsi="Menlo" w:cs="Menlo"/>
                <w:color w:val="000000"/>
                <w:sz w:val="18"/>
                <w:szCs w:val="18"/>
              </w:rPr>
              <w:t>]</w:t>
            </w:r>
          </w:p>
          <w:p w14:paraId="64A2538F" w14:textId="77777777" w:rsidR="00195E60" w:rsidRPr="00181421" w:rsidRDefault="00195E60" w:rsidP="00195E60">
            <w:pPr>
              <w:shd w:val="clear" w:color="auto" w:fill="F7F7F7"/>
              <w:spacing w:line="285" w:lineRule="atLeast"/>
              <w:rPr>
                <w:rFonts w:ascii="Menlo" w:hAnsi="Menlo" w:cs="Menlo"/>
                <w:color w:val="000000"/>
                <w:sz w:val="18"/>
                <w:szCs w:val="18"/>
              </w:rPr>
            </w:pPr>
          </w:p>
          <w:p w14:paraId="426C8737" w14:textId="77777777" w:rsidR="00195E60" w:rsidRPr="00181421" w:rsidRDefault="00195E60" w:rsidP="00195E60">
            <w:pPr>
              <w:shd w:val="clear" w:color="auto" w:fill="F7F7F7"/>
              <w:spacing w:line="285" w:lineRule="atLeast"/>
              <w:rPr>
                <w:rFonts w:ascii="Menlo" w:hAnsi="Menlo" w:cs="Menlo"/>
                <w:color w:val="000000"/>
                <w:sz w:val="18"/>
                <w:szCs w:val="18"/>
              </w:rPr>
            </w:pPr>
            <w:r w:rsidRPr="00181421">
              <w:rPr>
                <w:rFonts w:ascii="Menlo" w:hAnsi="Menlo" w:cs="Menlo"/>
                <w:color w:val="AF00DB"/>
                <w:sz w:val="18"/>
                <w:szCs w:val="18"/>
              </w:rPr>
              <w:t>for</w:t>
            </w:r>
            <w:r w:rsidRPr="00181421">
              <w:rPr>
                <w:rFonts w:ascii="Menlo" w:hAnsi="Menlo" w:cs="Menlo"/>
                <w:color w:val="000000"/>
                <w:sz w:val="18"/>
                <w:szCs w:val="18"/>
              </w:rPr>
              <w:t xml:space="preserve"> </w:t>
            </w:r>
            <w:proofErr w:type="spellStart"/>
            <w:r w:rsidRPr="00181421">
              <w:rPr>
                <w:rFonts w:ascii="Menlo" w:hAnsi="Menlo" w:cs="Menlo"/>
                <w:color w:val="000000"/>
                <w:sz w:val="18"/>
                <w:szCs w:val="18"/>
              </w:rPr>
              <w:t>i</w:t>
            </w:r>
            <w:proofErr w:type="spellEnd"/>
            <w:r w:rsidRPr="00181421">
              <w:rPr>
                <w:rFonts w:ascii="Menlo" w:hAnsi="Menlo" w:cs="Menlo"/>
                <w:color w:val="000000"/>
                <w:sz w:val="18"/>
                <w:szCs w:val="18"/>
              </w:rPr>
              <w:t xml:space="preserve"> </w:t>
            </w:r>
            <w:r w:rsidRPr="00181421">
              <w:rPr>
                <w:rFonts w:ascii="Menlo" w:hAnsi="Menlo" w:cs="Menlo"/>
                <w:color w:val="0000FF"/>
                <w:sz w:val="18"/>
                <w:szCs w:val="18"/>
              </w:rPr>
              <w:t>in</w:t>
            </w:r>
            <w:r w:rsidRPr="00181421">
              <w:rPr>
                <w:rFonts w:ascii="Menlo" w:hAnsi="Menlo" w:cs="Menlo"/>
                <w:color w:val="000000"/>
                <w:sz w:val="18"/>
                <w:szCs w:val="18"/>
              </w:rPr>
              <w:t xml:space="preserve"> classifier:</w:t>
            </w:r>
          </w:p>
          <w:p w14:paraId="588C22E5" w14:textId="77777777" w:rsidR="00195E60" w:rsidRPr="00181421" w:rsidRDefault="00195E60" w:rsidP="00195E60">
            <w:pPr>
              <w:shd w:val="clear" w:color="auto" w:fill="F7F7F7"/>
              <w:spacing w:line="285" w:lineRule="atLeast"/>
              <w:rPr>
                <w:rFonts w:ascii="Menlo" w:hAnsi="Menlo" w:cs="Menlo"/>
                <w:color w:val="000000"/>
                <w:sz w:val="18"/>
                <w:szCs w:val="18"/>
              </w:rPr>
            </w:pPr>
            <w:r w:rsidRPr="00181421">
              <w:rPr>
                <w:rFonts w:ascii="Menlo" w:hAnsi="Menlo" w:cs="Menlo"/>
                <w:color w:val="000000"/>
                <w:sz w:val="18"/>
                <w:szCs w:val="18"/>
              </w:rPr>
              <w:t xml:space="preserve">  </w:t>
            </w:r>
            <w:r w:rsidRPr="00181421">
              <w:rPr>
                <w:rFonts w:ascii="Menlo" w:hAnsi="Menlo" w:cs="Menlo"/>
                <w:color w:val="795E26"/>
                <w:sz w:val="18"/>
                <w:szCs w:val="18"/>
              </w:rPr>
              <w:t>print</w:t>
            </w:r>
            <w:r w:rsidRPr="00181421">
              <w:rPr>
                <w:rFonts w:ascii="Menlo" w:hAnsi="Menlo" w:cs="Menlo"/>
                <w:color w:val="000000"/>
                <w:sz w:val="18"/>
                <w:szCs w:val="18"/>
              </w:rPr>
              <w:t>(</w:t>
            </w:r>
            <w:r w:rsidRPr="00181421">
              <w:rPr>
                <w:rFonts w:ascii="Menlo" w:hAnsi="Menlo" w:cs="Menlo"/>
                <w:color w:val="A31515"/>
                <w:sz w:val="18"/>
                <w:szCs w:val="18"/>
              </w:rPr>
              <w:t>"\033[1m"</w:t>
            </w:r>
            <w:r w:rsidRPr="00181421">
              <w:rPr>
                <w:rFonts w:ascii="Menlo" w:hAnsi="Menlo" w:cs="Menlo"/>
                <w:color w:val="000000"/>
                <w:sz w:val="18"/>
                <w:szCs w:val="18"/>
              </w:rPr>
              <w:t xml:space="preserve"> + title[</w:t>
            </w:r>
            <w:proofErr w:type="spellStart"/>
            <w:r w:rsidRPr="00181421">
              <w:rPr>
                <w:rFonts w:ascii="Menlo" w:hAnsi="Menlo" w:cs="Menlo"/>
                <w:color w:val="000000"/>
                <w:sz w:val="18"/>
                <w:szCs w:val="18"/>
              </w:rPr>
              <w:t>classifier.index</w:t>
            </w:r>
            <w:proofErr w:type="spellEnd"/>
            <w:r w:rsidRPr="00181421">
              <w:rPr>
                <w:rFonts w:ascii="Menlo" w:hAnsi="Menlo" w:cs="Menlo"/>
                <w:color w:val="000000"/>
                <w:sz w:val="18"/>
                <w:szCs w:val="18"/>
              </w:rPr>
              <w:t>(</w:t>
            </w:r>
            <w:proofErr w:type="spellStart"/>
            <w:r w:rsidRPr="00181421">
              <w:rPr>
                <w:rFonts w:ascii="Menlo" w:hAnsi="Menlo" w:cs="Menlo"/>
                <w:color w:val="000000"/>
                <w:sz w:val="18"/>
                <w:szCs w:val="18"/>
              </w:rPr>
              <w:t>i</w:t>
            </w:r>
            <w:proofErr w:type="spellEnd"/>
            <w:r w:rsidRPr="00181421">
              <w:rPr>
                <w:rFonts w:ascii="Menlo" w:hAnsi="Menlo" w:cs="Menlo"/>
                <w:color w:val="000000"/>
                <w:sz w:val="18"/>
                <w:szCs w:val="18"/>
              </w:rPr>
              <w:t xml:space="preserve">)] + </w:t>
            </w:r>
            <w:r w:rsidRPr="00181421">
              <w:rPr>
                <w:rFonts w:ascii="Menlo" w:hAnsi="Menlo" w:cs="Menlo"/>
                <w:color w:val="A31515"/>
                <w:sz w:val="18"/>
                <w:szCs w:val="18"/>
              </w:rPr>
              <w:t>"\033[0;0m"</w:t>
            </w:r>
            <w:r w:rsidRPr="00181421">
              <w:rPr>
                <w:rFonts w:ascii="Menlo" w:hAnsi="Menlo" w:cs="Menlo"/>
                <w:color w:val="000000"/>
                <w:sz w:val="18"/>
                <w:szCs w:val="18"/>
              </w:rPr>
              <w:t>)</w:t>
            </w:r>
          </w:p>
          <w:p w14:paraId="132383D6" w14:textId="77777777" w:rsidR="00195E60" w:rsidRPr="00181421" w:rsidRDefault="00195E60" w:rsidP="00195E60">
            <w:pPr>
              <w:shd w:val="clear" w:color="auto" w:fill="F7F7F7"/>
              <w:spacing w:line="285" w:lineRule="atLeast"/>
              <w:rPr>
                <w:rFonts w:ascii="Menlo" w:hAnsi="Menlo" w:cs="Menlo"/>
                <w:color w:val="000000"/>
                <w:sz w:val="18"/>
                <w:szCs w:val="18"/>
                <w:lang w:val="fr-FR"/>
              </w:rPr>
            </w:pPr>
            <w:r w:rsidRPr="00181421">
              <w:rPr>
                <w:rFonts w:ascii="Menlo" w:hAnsi="Menlo" w:cs="Menlo"/>
                <w:color w:val="000000"/>
                <w:sz w:val="18"/>
                <w:szCs w:val="18"/>
              </w:rPr>
              <w:t xml:space="preserve">  </w:t>
            </w:r>
            <w:proofErr w:type="spellStart"/>
            <w:r w:rsidRPr="00181421">
              <w:rPr>
                <w:rFonts w:ascii="Menlo" w:hAnsi="Menlo" w:cs="Menlo"/>
                <w:color w:val="000000"/>
                <w:sz w:val="18"/>
                <w:szCs w:val="18"/>
                <w:lang w:val="fr-FR"/>
              </w:rPr>
              <w:t>predictor</w:t>
            </w:r>
            <w:proofErr w:type="spellEnd"/>
            <w:r w:rsidRPr="00181421">
              <w:rPr>
                <w:rFonts w:ascii="Menlo" w:hAnsi="Menlo" w:cs="Menlo"/>
                <w:color w:val="000000"/>
                <w:sz w:val="18"/>
                <w:szCs w:val="18"/>
                <w:lang w:val="fr-FR"/>
              </w:rPr>
              <w:t xml:space="preserve"> = </w:t>
            </w:r>
            <w:proofErr w:type="spellStart"/>
            <w:r w:rsidRPr="00181421">
              <w:rPr>
                <w:rFonts w:ascii="Menlo" w:hAnsi="Menlo" w:cs="Menlo"/>
                <w:color w:val="000000"/>
                <w:sz w:val="18"/>
                <w:szCs w:val="18"/>
                <w:lang w:val="fr-FR"/>
              </w:rPr>
              <w:t>i.fit</w:t>
            </w:r>
            <w:proofErr w:type="spellEnd"/>
            <w:r w:rsidRPr="00181421">
              <w:rPr>
                <w:rFonts w:ascii="Menlo" w:hAnsi="Menlo" w:cs="Menlo"/>
                <w:color w:val="000000"/>
                <w:sz w:val="18"/>
                <w:szCs w:val="18"/>
                <w:lang w:val="fr-FR"/>
              </w:rPr>
              <w:t>(</w:t>
            </w:r>
            <w:proofErr w:type="spellStart"/>
            <w:r w:rsidRPr="00181421">
              <w:rPr>
                <w:rFonts w:ascii="Menlo" w:hAnsi="Menlo" w:cs="Menlo"/>
                <w:color w:val="000000"/>
                <w:sz w:val="18"/>
                <w:szCs w:val="18"/>
                <w:lang w:val="fr-FR"/>
              </w:rPr>
              <w:t>X_train</w:t>
            </w:r>
            <w:proofErr w:type="spellEnd"/>
            <w:r w:rsidRPr="00181421">
              <w:rPr>
                <w:rFonts w:ascii="Menlo" w:hAnsi="Menlo" w:cs="Menlo"/>
                <w:color w:val="000000"/>
                <w:sz w:val="18"/>
                <w:szCs w:val="18"/>
                <w:lang w:val="fr-FR"/>
              </w:rPr>
              <w:t xml:space="preserve">, </w:t>
            </w:r>
            <w:proofErr w:type="spellStart"/>
            <w:r w:rsidRPr="00181421">
              <w:rPr>
                <w:rFonts w:ascii="Menlo" w:hAnsi="Menlo" w:cs="Menlo"/>
                <w:color w:val="000000"/>
                <w:sz w:val="18"/>
                <w:szCs w:val="18"/>
                <w:lang w:val="fr-FR"/>
              </w:rPr>
              <w:t>y_train</w:t>
            </w:r>
            <w:proofErr w:type="spellEnd"/>
            <w:r w:rsidRPr="00181421">
              <w:rPr>
                <w:rFonts w:ascii="Menlo" w:hAnsi="Menlo" w:cs="Menlo"/>
                <w:color w:val="000000"/>
                <w:sz w:val="18"/>
                <w:szCs w:val="18"/>
                <w:lang w:val="fr-FR"/>
              </w:rPr>
              <w:t>)</w:t>
            </w:r>
          </w:p>
          <w:p w14:paraId="548557A5" w14:textId="77777777" w:rsidR="00195E60" w:rsidRPr="00181421" w:rsidRDefault="00195E60" w:rsidP="00195E60">
            <w:pPr>
              <w:shd w:val="clear" w:color="auto" w:fill="F7F7F7"/>
              <w:spacing w:line="285" w:lineRule="atLeast"/>
              <w:rPr>
                <w:rFonts w:ascii="Menlo" w:hAnsi="Menlo" w:cs="Menlo"/>
                <w:color w:val="000000"/>
                <w:sz w:val="18"/>
                <w:szCs w:val="18"/>
              </w:rPr>
            </w:pPr>
            <w:r w:rsidRPr="00181421">
              <w:rPr>
                <w:rFonts w:ascii="Menlo" w:hAnsi="Menlo" w:cs="Menlo"/>
                <w:color w:val="000000"/>
                <w:sz w:val="18"/>
                <w:szCs w:val="18"/>
                <w:lang w:val="fr-FR"/>
              </w:rPr>
              <w:t xml:space="preserve">  </w:t>
            </w:r>
            <w:proofErr w:type="spellStart"/>
            <w:r w:rsidRPr="00181421">
              <w:rPr>
                <w:rFonts w:ascii="Menlo" w:hAnsi="Menlo" w:cs="Menlo"/>
                <w:color w:val="000000"/>
                <w:sz w:val="18"/>
                <w:szCs w:val="18"/>
              </w:rPr>
              <w:t>y_pred</w:t>
            </w:r>
            <w:proofErr w:type="spellEnd"/>
            <w:r w:rsidRPr="00181421">
              <w:rPr>
                <w:rFonts w:ascii="Menlo" w:hAnsi="Menlo" w:cs="Menlo"/>
                <w:color w:val="000000"/>
                <w:sz w:val="18"/>
                <w:szCs w:val="18"/>
              </w:rPr>
              <w:t xml:space="preserve"> = </w:t>
            </w:r>
            <w:proofErr w:type="spellStart"/>
            <w:r w:rsidRPr="00181421">
              <w:rPr>
                <w:rFonts w:ascii="Menlo" w:hAnsi="Menlo" w:cs="Menlo"/>
                <w:color w:val="000000"/>
                <w:sz w:val="18"/>
                <w:szCs w:val="18"/>
              </w:rPr>
              <w:t>predictor.predict</w:t>
            </w:r>
            <w:proofErr w:type="spellEnd"/>
            <w:r w:rsidRPr="00181421">
              <w:rPr>
                <w:rFonts w:ascii="Menlo" w:hAnsi="Menlo" w:cs="Menlo"/>
                <w:color w:val="000000"/>
                <w:sz w:val="18"/>
                <w:szCs w:val="18"/>
              </w:rPr>
              <w:t>(</w:t>
            </w:r>
            <w:proofErr w:type="spellStart"/>
            <w:r w:rsidRPr="00181421">
              <w:rPr>
                <w:rFonts w:ascii="Menlo" w:hAnsi="Menlo" w:cs="Menlo"/>
                <w:color w:val="000000"/>
                <w:sz w:val="18"/>
                <w:szCs w:val="18"/>
              </w:rPr>
              <w:t>X_test</w:t>
            </w:r>
            <w:proofErr w:type="spellEnd"/>
            <w:r w:rsidRPr="00181421">
              <w:rPr>
                <w:rFonts w:ascii="Menlo" w:hAnsi="Menlo" w:cs="Menlo"/>
                <w:color w:val="000000"/>
                <w:sz w:val="18"/>
                <w:szCs w:val="18"/>
              </w:rPr>
              <w:t>)</w:t>
            </w:r>
          </w:p>
          <w:p w14:paraId="1A8049E8" w14:textId="77777777" w:rsidR="00195E60" w:rsidRPr="00181421" w:rsidRDefault="00195E60" w:rsidP="00195E60">
            <w:pPr>
              <w:shd w:val="clear" w:color="auto" w:fill="F7F7F7"/>
              <w:spacing w:line="285" w:lineRule="atLeast"/>
              <w:rPr>
                <w:rFonts w:ascii="Menlo" w:hAnsi="Menlo" w:cs="Menlo"/>
                <w:color w:val="000000"/>
                <w:sz w:val="18"/>
                <w:szCs w:val="18"/>
              </w:rPr>
            </w:pPr>
            <w:r w:rsidRPr="00181421">
              <w:rPr>
                <w:rFonts w:ascii="Menlo" w:hAnsi="Menlo" w:cs="Menlo"/>
                <w:color w:val="000000"/>
                <w:sz w:val="18"/>
                <w:szCs w:val="18"/>
              </w:rPr>
              <w:t xml:space="preserve">  </w:t>
            </w:r>
            <w:proofErr w:type="spellStart"/>
            <w:r w:rsidRPr="00181421">
              <w:rPr>
                <w:rFonts w:ascii="Menlo" w:hAnsi="Menlo" w:cs="Menlo"/>
                <w:color w:val="000000"/>
                <w:sz w:val="18"/>
                <w:szCs w:val="18"/>
              </w:rPr>
              <w:t>accuracy_knn</w:t>
            </w:r>
            <w:proofErr w:type="spellEnd"/>
            <w:r w:rsidRPr="00181421">
              <w:rPr>
                <w:rFonts w:ascii="Menlo" w:hAnsi="Menlo" w:cs="Menlo"/>
                <w:color w:val="000000"/>
                <w:sz w:val="18"/>
                <w:szCs w:val="18"/>
              </w:rPr>
              <w:t xml:space="preserve"> = </w:t>
            </w:r>
            <w:proofErr w:type="spellStart"/>
            <w:r w:rsidRPr="00181421">
              <w:rPr>
                <w:rFonts w:ascii="Menlo" w:hAnsi="Menlo" w:cs="Menlo"/>
                <w:color w:val="000000"/>
                <w:sz w:val="18"/>
                <w:szCs w:val="18"/>
              </w:rPr>
              <w:t>accuracy_score</w:t>
            </w:r>
            <w:proofErr w:type="spellEnd"/>
            <w:r w:rsidRPr="00181421">
              <w:rPr>
                <w:rFonts w:ascii="Menlo" w:hAnsi="Menlo" w:cs="Menlo"/>
                <w:color w:val="000000"/>
                <w:sz w:val="18"/>
                <w:szCs w:val="18"/>
              </w:rPr>
              <w:t>(</w:t>
            </w:r>
            <w:proofErr w:type="spellStart"/>
            <w:r w:rsidRPr="00181421">
              <w:rPr>
                <w:rFonts w:ascii="Menlo" w:hAnsi="Menlo" w:cs="Menlo"/>
                <w:color w:val="000000"/>
                <w:sz w:val="18"/>
                <w:szCs w:val="18"/>
              </w:rPr>
              <w:t>y_test</w:t>
            </w:r>
            <w:proofErr w:type="spellEnd"/>
            <w:r w:rsidRPr="00181421">
              <w:rPr>
                <w:rFonts w:ascii="Menlo" w:hAnsi="Menlo" w:cs="Menlo"/>
                <w:color w:val="000000"/>
                <w:sz w:val="18"/>
                <w:szCs w:val="18"/>
              </w:rPr>
              <w:t xml:space="preserve">, </w:t>
            </w:r>
            <w:proofErr w:type="spellStart"/>
            <w:r w:rsidRPr="00181421">
              <w:rPr>
                <w:rFonts w:ascii="Menlo" w:hAnsi="Menlo" w:cs="Menlo"/>
                <w:color w:val="000000"/>
                <w:sz w:val="18"/>
                <w:szCs w:val="18"/>
              </w:rPr>
              <w:t>y_pred</w:t>
            </w:r>
            <w:proofErr w:type="spellEnd"/>
            <w:r w:rsidRPr="00181421">
              <w:rPr>
                <w:rFonts w:ascii="Menlo" w:hAnsi="Menlo" w:cs="Menlo"/>
                <w:color w:val="000000"/>
                <w:sz w:val="18"/>
                <w:szCs w:val="18"/>
              </w:rPr>
              <w:t>)</w:t>
            </w:r>
          </w:p>
          <w:p w14:paraId="46A01183" w14:textId="77777777" w:rsidR="00195E60" w:rsidRPr="00181421" w:rsidRDefault="00195E60" w:rsidP="00195E60">
            <w:pPr>
              <w:shd w:val="clear" w:color="auto" w:fill="F7F7F7"/>
              <w:spacing w:line="285" w:lineRule="atLeast"/>
              <w:rPr>
                <w:rFonts w:ascii="Menlo" w:hAnsi="Menlo" w:cs="Menlo"/>
                <w:color w:val="000000"/>
                <w:sz w:val="18"/>
                <w:szCs w:val="18"/>
              </w:rPr>
            </w:pPr>
            <w:r w:rsidRPr="00181421">
              <w:rPr>
                <w:rFonts w:ascii="Menlo" w:hAnsi="Menlo" w:cs="Menlo"/>
                <w:color w:val="000000"/>
                <w:sz w:val="18"/>
                <w:szCs w:val="18"/>
              </w:rPr>
              <w:t xml:space="preserve">  </w:t>
            </w:r>
            <w:proofErr w:type="spellStart"/>
            <w:r w:rsidRPr="00181421">
              <w:rPr>
                <w:rFonts w:ascii="Menlo" w:hAnsi="Menlo" w:cs="Menlo"/>
                <w:color w:val="000000"/>
                <w:sz w:val="18"/>
                <w:szCs w:val="18"/>
              </w:rPr>
              <w:t>model_dict</w:t>
            </w:r>
            <w:proofErr w:type="spellEnd"/>
            <w:r w:rsidRPr="00181421">
              <w:rPr>
                <w:rFonts w:ascii="Menlo" w:hAnsi="Menlo" w:cs="Menlo"/>
                <w:color w:val="000000"/>
                <w:sz w:val="18"/>
                <w:szCs w:val="18"/>
              </w:rPr>
              <w:t>[title[</w:t>
            </w:r>
            <w:proofErr w:type="spellStart"/>
            <w:r w:rsidRPr="00181421">
              <w:rPr>
                <w:rFonts w:ascii="Menlo" w:hAnsi="Menlo" w:cs="Menlo"/>
                <w:color w:val="000000"/>
                <w:sz w:val="18"/>
                <w:szCs w:val="18"/>
              </w:rPr>
              <w:t>classifier.index</w:t>
            </w:r>
            <w:proofErr w:type="spellEnd"/>
            <w:r w:rsidRPr="00181421">
              <w:rPr>
                <w:rFonts w:ascii="Menlo" w:hAnsi="Menlo" w:cs="Menlo"/>
                <w:color w:val="000000"/>
                <w:sz w:val="18"/>
                <w:szCs w:val="18"/>
              </w:rPr>
              <w:t>(</w:t>
            </w:r>
            <w:proofErr w:type="spellStart"/>
            <w:r w:rsidRPr="00181421">
              <w:rPr>
                <w:rFonts w:ascii="Menlo" w:hAnsi="Menlo" w:cs="Menlo"/>
                <w:color w:val="000000"/>
                <w:sz w:val="18"/>
                <w:szCs w:val="18"/>
              </w:rPr>
              <w:t>i</w:t>
            </w:r>
            <w:proofErr w:type="spellEnd"/>
            <w:r w:rsidRPr="00181421">
              <w:rPr>
                <w:rFonts w:ascii="Menlo" w:hAnsi="Menlo" w:cs="Menlo"/>
                <w:color w:val="000000"/>
                <w:sz w:val="18"/>
                <w:szCs w:val="18"/>
              </w:rPr>
              <w:t xml:space="preserve">)]] = </w:t>
            </w:r>
            <w:proofErr w:type="spellStart"/>
            <w:r w:rsidRPr="00181421">
              <w:rPr>
                <w:rFonts w:ascii="Menlo" w:hAnsi="Menlo" w:cs="Menlo"/>
                <w:color w:val="000000"/>
                <w:sz w:val="18"/>
                <w:szCs w:val="18"/>
              </w:rPr>
              <w:t>accuracy_knn</w:t>
            </w:r>
            <w:proofErr w:type="spellEnd"/>
          </w:p>
          <w:p w14:paraId="05CCAC54" w14:textId="77777777" w:rsidR="00195E60" w:rsidRPr="00181421" w:rsidRDefault="00195E60" w:rsidP="00195E60">
            <w:pPr>
              <w:shd w:val="clear" w:color="auto" w:fill="F7F7F7"/>
              <w:spacing w:line="285" w:lineRule="atLeast"/>
              <w:rPr>
                <w:rFonts w:ascii="Menlo" w:hAnsi="Menlo" w:cs="Menlo"/>
                <w:color w:val="000000"/>
                <w:sz w:val="18"/>
                <w:szCs w:val="18"/>
                <w:lang w:val="fr-FR"/>
              </w:rPr>
            </w:pPr>
            <w:r w:rsidRPr="00181421">
              <w:rPr>
                <w:rFonts w:ascii="Menlo" w:hAnsi="Menlo" w:cs="Menlo"/>
                <w:color w:val="000000"/>
                <w:sz w:val="18"/>
                <w:szCs w:val="18"/>
              </w:rPr>
              <w:t xml:space="preserve">  </w:t>
            </w:r>
            <w:proofErr w:type="spellStart"/>
            <w:r w:rsidRPr="00181421">
              <w:rPr>
                <w:rFonts w:ascii="Menlo" w:hAnsi="Menlo" w:cs="Menlo"/>
                <w:color w:val="795E26"/>
                <w:sz w:val="18"/>
                <w:szCs w:val="18"/>
                <w:lang w:val="fr-FR"/>
              </w:rPr>
              <w:t>print</w:t>
            </w:r>
            <w:proofErr w:type="spellEnd"/>
            <w:r w:rsidRPr="00181421">
              <w:rPr>
                <w:rFonts w:ascii="Menlo" w:hAnsi="Menlo" w:cs="Menlo"/>
                <w:color w:val="000000"/>
                <w:sz w:val="18"/>
                <w:szCs w:val="18"/>
                <w:lang w:val="fr-FR"/>
              </w:rPr>
              <w:t>(</w:t>
            </w:r>
            <w:proofErr w:type="spellStart"/>
            <w:r w:rsidRPr="00181421">
              <w:rPr>
                <w:rFonts w:ascii="Menlo" w:hAnsi="Menlo" w:cs="Menlo"/>
                <w:color w:val="000000"/>
                <w:sz w:val="18"/>
                <w:szCs w:val="18"/>
                <w:lang w:val="fr-FR"/>
              </w:rPr>
              <w:t>accuracy_knn</w:t>
            </w:r>
            <w:proofErr w:type="spellEnd"/>
            <w:r w:rsidRPr="00181421">
              <w:rPr>
                <w:rFonts w:ascii="Menlo" w:hAnsi="Menlo" w:cs="Menlo"/>
                <w:color w:val="000000"/>
                <w:sz w:val="18"/>
                <w:szCs w:val="18"/>
                <w:lang w:val="fr-FR"/>
              </w:rPr>
              <w:t>)</w:t>
            </w:r>
          </w:p>
          <w:p w14:paraId="17FBCEE9" w14:textId="77777777" w:rsidR="00195E60" w:rsidRPr="00181421" w:rsidRDefault="00195E60" w:rsidP="00195E60">
            <w:pPr>
              <w:shd w:val="clear" w:color="auto" w:fill="F7F7F7"/>
              <w:spacing w:line="285" w:lineRule="atLeast"/>
              <w:rPr>
                <w:rFonts w:ascii="Menlo" w:hAnsi="Menlo" w:cs="Menlo"/>
                <w:color w:val="000000"/>
                <w:sz w:val="18"/>
                <w:szCs w:val="18"/>
                <w:lang w:val="fr-FR"/>
              </w:rPr>
            </w:pPr>
            <w:r w:rsidRPr="00181421">
              <w:rPr>
                <w:rFonts w:ascii="Menlo" w:hAnsi="Menlo" w:cs="Menlo"/>
                <w:color w:val="000000"/>
                <w:sz w:val="18"/>
                <w:szCs w:val="18"/>
                <w:lang w:val="fr-FR"/>
              </w:rPr>
              <w:t xml:space="preserve">  </w:t>
            </w:r>
            <w:proofErr w:type="spellStart"/>
            <w:r w:rsidRPr="00181421">
              <w:rPr>
                <w:rFonts w:ascii="Menlo" w:hAnsi="Menlo" w:cs="Menlo"/>
                <w:color w:val="000000"/>
                <w:sz w:val="18"/>
                <w:szCs w:val="18"/>
                <w:lang w:val="fr-FR"/>
              </w:rPr>
              <w:t>confusion_matrix</w:t>
            </w:r>
            <w:proofErr w:type="spellEnd"/>
            <w:r w:rsidRPr="00181421">
              <w:rPr>
                <w:rFonts w:ascii="Menlo" w:hAnsi="Menlo" w:cs="Menlo"/>
                <w:color w:val="000000"/>
                <w:sz w:val="18"/>
                <w:szCs w:val="18"/>
                <w:lang w:val="fr-FR"/>
              </w:rPr>
              <w:t xml:space="preserve"> = </w:t>
            </w:r>
            <w:proofErr w:type="spellStart"/>
            <w:r w:rsidRPr="00181421">
              <w:rPr>
                <w:rFonts w:ascii="Menlo" w:hAnsi="Menlo" w:cs="Menlo"/>
                <w:color w:val="000000"/>
                <w:sz w:val="18"/>
                <w:szCs w:val="18"/>
                <w:lang w:val="fr-FR"/>
              </w:rPr>
              <w:t>metrics.confusion_matrix</w:t>
            </w:r>
            <w:proofErr w:type="spellEnd"/>
            <w:r w:rsidRPr="00181421">
              <w:rPr>
                <w:rFonts w:ascii="Menlo" w:hAnsi="Menlo" w:cs="Menlo"/>
                <w:color w:val="000000"/>
                <w:sz w:val="18"/>
                <w:szCs w:val="18"/>
                <w:lang w:val="fr-FR"/>
              </w:rPr>
              <w:t>(</w:t>
            </w:r>
            <w:proofErr w:type="spellStart"/>
            <w:r w:rsidRPr="00181421">
              <w:rPr>
                <w:rFonts w:ascii="Menlo" w:hAnsi="Menlo" w:cs="Menlo"/>
                <w:color w:val="000000"/>
                <w:sz w:val="18"/>
                <w:szCs w:val="18"/>
                <w:lang w:val="fr-FR"/>
              </w:rPr>
              <w:t>y_test</w:t>
            </w:r>
            <w:proofErr w:type="spellEnd"/>
            <w:r w:rsidRPr="00181421">
              <w:rPr>
                <w:rFonts w:ascii="Menlo" w:hAnsi="Menlo" w:cs="Menlo"/>
                <w:color w:val="000000"/>
                <w:sz w:val="18"/>
                <w:szCs w:val="18"/>
                <w:lang w:val="fr-FR"/>
              </w:rPr>
              <w:t xml:space="preserve">, </w:t>
            </w:r>
            <w:proofErr w:type="spellStart"/>
            <w:r w:rsidRPr="00181421">
              <w:rPr>
                <w:rFonts w:ascii="Menlo" w:hAnsi="Menlo" w:cs="Menlo"/>
                <w:color w:val="000000"/>
                <w:sz w:val="18"/>
                <w:szCs w:val="18"/>
                <w:lang w:val="fr-FR"/>
              </w:rPr>
              <w:t>y_pred</w:t>
            </w:r>
            <w:proofErr w:type="spellEnd"/>
            <w:r w:rsidRPr="00181421">
              <w:rPr>
                <w:rFonts w:ascii="Menlo" w:hAnsi="Menlo" w:cs="Menlo"/>
                <w:color w:val="000000"/>
                <w:sz w:val="18"/>
                <w:szCs w:val="18"/>
                <w:lang w:val="fr-FR"/>
              </w:rPr>
              <w:t>)</w:t>
            </w:r>
          </w:p>
          <w:p w14:paraId="323D838F" w14:textId="77777777" w:rsidR="00195E60" w:rsidRPr="00181421" w:rsidRDefault="00195E60" w:rsidP="00195E60">
            <w:pPr>
              <w:shd w:val="clear" w:color="auto" w:fill="F7F7F7"/>
              <w:spacing w:line="285" w:lineRule="atLeast"/>
              <w:rPr>
                <w:rFonts w:ascii="Menlo" w:hAnsi="Menlo" w:cs="Menlo"/>
                <w:color w:val="000000"/>
                <w:sz w:val="18"/>
                <w:szCs w:val="18"/>
              </w:rPr>
            </w:pPr>
            <w:r w:rsidRPr="00181421">
              <w:rPr>
                <w:rFonts w:ascii="Menlo" w:hAnsi="Menlo" w:cs="Menlo"/>
                <w:color w:val="000000"/>
                <w:sz w:val="18"/>
                <w:szCs w:val="18"/>
                <w:lang w:val="fr-FR"/>
              </w:rPr>
              <w:t xml:space="preserve">  </w:t>
            </w:r>
            <w:proofErr w:type="spellStart"/>
            <w:r w:rsidRPr="00181421">
              <w:rPr>
                <w:rFonts w:ascii="Menlo" w:hAnsi="Menlo" w:cs="Menlo"/>
                <w:color w:val="000000"/>
                <w:sz w:val="18"/>
                <w:szCs w:val="18"/>
              </w:rPr>
              <w:t>cm_display</w:t>
            </w:r>
            <w:proofErr w:type="spellEnd"/>
            <w:r w:rsidRPr="00181421">
              <w:rPr>
                <w:rFonts w:ascii="Menlo" w:hAnsi="Menlo" w:cs="Menlo"/>
                <w:color w:val="000000"/>
                <w:sz w:val="18"/>
                <w:szCs w:val="18"/>
              </w:rPr>
              <w:t xml:space="preserve"> = </w:t>
            </w:r>
            <w:proofErr w:type="spellStart"/>
            <w:r w:rsidRPr="00181421">
              <w:rPr>
                <w:rFonts w:ascii="Menlo" w:hAnsi="Menlo" w:cs="Menlo"/>
                <w:color w:val="000000"/>
                <w:sz w:val="18"/>
                <w:szCs w:val="18"/>
              </w:rPr>
              <w:t>metrics.ConfusionMatrixDisplay</w:t>
            </w:r>
            <w:proofErr w:type="spellEnd"/>
            <w:r w:rsidRPr="00181421">
              <w:rPr>
                <w:rFonts w:ascii="Menlo" w:hAnsi="Menlo" w:cs="Menlo"/>
                <w:color w:val="000000"/>
                <w:sz w:val="18"/>
                <w:szCs w:val="18"/>
              </w:rPr>
              <w:t>(</w:t>
            </w:r>
            <w:proofErr w:type="spellStart"/>
            <w:r w:rsidRPr="00181421">
              <w:rPr>
                <w:rFonts w:ascii="Menlo" w:hAnsi="Menlo" w:cs="Menlo"/>
                <w:color w:val="000000"/>
                <w:sz w:val="18"/>
                <w:szCs w:val="18"/>
              </w:rPr>
              <w:t>confusion_matrix</w:t>
            </w:r>
            <w:proofErr w:type="spellEnd"/>
            <w:r w:rsidRPr="00181421">
              <w:rPr>
                <w:rFonts w:ascii="Menlo" w:hAnsi="Menlo" w:cs="Menlo"/>
                <w:color w:val="000000"/>
                <w:sz w:val="18"/>
                <w:szCs w:val="18"/>
              </w:rPr>
              <w:t xml:space="preserve"> = </w:t>
            </w:r>
            <w:proofErr w:type="spellStart"/>
            <w:r w:rsidRPr="00181421">
              <w:rPr>
                <w:rFonts w:ascii="Menlo" w:hAnsi="Menlo" w:cs="Menlo"/>
                <w:color w:val="000000"/>
                <w:sz w:val="18"/>
                <w:szCs w:val="18"/>
              </w:rPr>
              <w:t>confusion_matrix</w:t>
            </w:r>
            <w:proofErr w:type="spellEnd"/>
            <w:r w:rsidRPr="00181421">
              <w:rPr>
                <w:rFonts w:ascii="Menlo" w:hAnsi="Menlo" w:cs="Menlo"/>
                <w:color w:val="000000"/>
                <w:sz w:val="18"/>
                <w:szCs w:val="18"/>
              </w:rPr>
              <w:t xml:space="preserve">, </w:t>
            </w:r>
            <w:proofErr w:type="spellStart"/>
            <w:r w:rsidRPr="00181421">
              <w:rPr>
                <w:rFonts w:ascii="Menlo" w:hAnsi="Menlo" w:cs="Menlo"/>
                <w:color w:val="000000"/>
                <w:sz w:val="18"/>
                <w:szCs w:val="18"/>
              </w:rPr>
              <w:t>display_labels</w:t>
            </w:r>
            <w:proofErr w:type="spellEnd"/>
            <w:r w:rsidRPr="00181421">
              <w:rPr>
                <w:rFonts w:ascii="Menlo" w:hAnsi="Menlo" w:cs="Menlo"/>
                <w:color w:val="000000"/>
                <w:sz w:val="18"/>
                <w:szCs w:val="18"/>
              </w:rPr>
              <w:t xml:space="preserve"> = [</w:t>
            </w:r>
            <w:r w:rsidRPr="00181421">
              <w:rPr>
                <w:rFonts w:ascii="Menlo" w:hAnsi="Menlo" w:cs="Menlo"/>
                <w:color w:val="0000FF"/>
                <w:sz w:val="18"/>
                <w:szCs w:val="18"/>
              </w:rPr>
              <w:t>False</w:t>
            </w:r>
            <w:r w:rsidRPr="00181421">
              <w:rPr>
                <w:rFonts w:ascii="Menlo" w:hAnsi="Menlo" w:cs="Menlo"/>
                <w:color w:val="000000"/>
                <w:sz w:val="18"/>
                <w:szCs w:val="18"/>
              </w:rPr>
              <w:t xml:space="preserve">, </w:t>
            </w:r>
            <w:r w:rsidRPr="00181421">
              <w:rPr>
                <w:rFonts w:ascii="Menlo" w:hAnsi="Menlo" w:cs="Menlo"/>
                <w:color w:val="0000FF"/>
                <w:sz w:val="18"/>
                <w:szCs w:val="18"/>
              </w:rPr>
              <w:t>True</w:t>
            </w:r>
            <w:r w:rsidRPr="00181421">
              <w:rPr>
                <w:rFonts w:ascii="Menlo" w:hAnsi="Menlo" w:cs="Menlo"/>
                <w:color w:val="000000"/>
                <w:sz w:val="18"/>
                <w:szCs w:val="18"/>
              </w:rPr>
              <w:t>])</w:t>
            </w:r>
          </w:p>
          <w:p w14:paraId="7CECC04A" w14:textId="77777777" w:rsidR="00195E60" w:rsidRPr="00181421" w:rsidRDefault="00195E60" w:rsidP="00195E60">
            <w:pPr>
              <w:shd w:val="clear" w:color="auto" w:fill="F7F7F7"/>
              <w:spacing w:line="285" w:lineRule="atLeast"/>
              <w:rPr>
                <w:rFonts w:ascii="Menlo" w:hAnsi="Menlo" w:cs="Menlo"/>
                <w:color w:val="000000"/>
                <w:sz w:val="18"/>
                <w:szCs w:val="18"/>
              </w:rPr>
            </w:pPr>
            <w:r w:rsidRPr="00181421">
              <w:rPr>
                <w:rFonts w:ascii="Menlo" w:hAnsi="Menlo" w:cs="Menlo"/>
                <w:color w:val="000000"/>
                <w:sz w:val="18"/>
                <w:szCs w:val="18"/>
              </w:rPr>
              <w:t xml:space="preserve">  </w:t>
            </w:r>
            <w:proofErr w:type="spellStart"/>
            <w:r w:rsidRPr="00181421">
              <w:rPr>
                <w:rFonts w:ascii="Menlo" w:hAnsi="Menlo" w:cs="Menlo"/>
                <w:color w:val="000000"/>
                <w:sz w:val="18"/>
                <w:szCs w:val="18"/>
              </w:rPr>
              <w:t>cm_display.plot</w:t>
            </w:r>
            <w:proofErr w:type="spellEnd"/>
            <w:r w:rsidRPr="00181421">
              <w:rPr>
                <w:rFonts w:ascii="Menlo" w:hAnsi="Menlo" w:cs="Menlo"/>
                <w:color w:val="000000"/>
                <w:sz w:val="18"/>
                <w:szCs w:val="18"/>
              </w:rPr>
              <w:t>()</w:t>
            </w:r>
          </w:p>
          <w:p w14:paraId="2199D1B1" w14:textId="77777777" w:rsidR="00195E60" w:rsidRPr="002C59E3" w:rsidRDefault="00195E60" w:rsidP="00195E60">
            <w:pPr>
              <w:shd w:val="clear" w:color="auto" w:fill="F7F7F7"/>
              <w:spacing w:line="285" w:lineRule="atLeast"/>
              <w:rPr>
                <w:rFonts w:ascii="Courier New" w:hAnsi="Courier New" w:cs="Courier New"/>
                <w:color w:val="000000"/>
                <w:sz w:val="18"/>
                <w:szCs w:val="18"/>
              </w:rPr>
            </w:pPr>
            <w:r w:rsidRPr="00181421">
              <w:rPr>
                <w:rFonts w:ascii="Menlo" w:hAnsi="Menlo" w:cs="Menlo"/>
                <w:color w:val="000000"/>
                <w:sz w:val="18"/>
                <w:szCs w:val="18"/>
              </w:rPr>
              <w:t xml:space="preserve">  </w:t>
            </w:r>
            <w:proofErr w:type="spellStart"/>
            <w:r w:rsidRPr="00181421">
              <w:rPr>
                <w:rFonts w:ascii="Menlo" w:hAnsi="Menlo" w:cs="Menlo"/>
                <w:color w:val="000000"/>
                <w:sz w:val="18"/>
                <w:szCs w:val="18"/>
              </w:rPr>
              <w:t>plt.show</w:t>
            </w:r>
            <w:proofErr w:type="spellEnd"/>
            <w:r w:rsidRPr="00181421">
              <w:rPr>
                <w:rFonts w:ascii="Menlo" w:hAnsi="Menlo" w:cs="Menlo"/>
                <w:color w:val="000000"/>
                <w:sz w:val="18"/>
                <w:szCs w:val="18"/>
              </w:rPr>
              <w:t>()</w:t>
            </w:r>
          </w:p>
        </w:tc>
      </w:tr>
    </w:tbl>
    <w:p w14:paraId="10C8DBCB" w14:textId="3EF2EFE8" w:rsidR="001D0F06" w:rsidRDefault="001D0F06" w:rsidP="001D0F06">
      <w:pPr>
        <w:rPr>
          <w:rStyle w:val="notion-enable-hover"/>
        </w:rPr>
      </w:pPr>
      <w:bookmarkStart w:id="25" w:name="_Toc150474641"/>
    </w:p>
    <w:tbl>
      <w:tblPr>
        <w:tblStyle w:val="TableGrid"/>
        <w:tblW w:w="0" w:type="auto"/>
        <w:tblInd w:w="-5" w:type="dxa"/>
        <w:tblLook w:val="04A0" w:firstRow="1" w:lastRow="0" w:firstColumn="1" w:lastColumn="0" w:noHBand="0" w:noVBand="1"/>
      </w:tblPr>
      <w:tblGrid>
        <w:gridCol w:w="4460"/>
        <w:gridCol w:w="4556"/>
      </w:tblGrid>
      <w:tr w:rsidR="001D0F06" w14:paraId="2B3ACA67" w14:textId="77777777" w:rsidTr="00036791">
        <w:tc>
          <w:tcPr>
            <w:tcW w:w="4460" w:type="dxa"/>
            <w:tcBorders>
              <w:top w:val="nil"/>
              <w:left w:val="nil"/>
              <w:bottom w:val="nil"/>
              <w:right w:val="nil"/>
            </w:tcBorders>
          </w:tcPr>
          <w:p w14:paraId="6674053E" w14:textId="77777777" w:rsidR="001D0F06" w:rsidRDefault="001D0F06" w:rsidP="001868FF">
            <w:pPr>
              <w:pStyle w:val="Heading2"/>
            </w:pPr>
            <w:r w:rsidRPr="1A339908">
              <w:rPr>
                <w:rStyle w:val="notion-enable-hover"/>
              </w:rPr>
              <w:t xml:space="preserve">KNN → </w:t>
            </w:r>
            <w:r>
              <w:t>Accuracy (0.776308)</w:t>
            </w:r>
          </w:p>
          <w:p w14:paraId="13D5E4F5" w14:textId="5FF919D7" w:rsidR="001D0F06" w:rsidRPr="00036791" w:rsidRDefault="001D0F06" w:rsidP="001868FF">
            <w:pPr>
              <w:rPr>
                <w:rStyle w:val="notion-enable-hover"/>
                <w:rFonts w:eastAsiaTheme="minorEastAsia" w:hint="eastAsia"/>
              </w:rPr>
            </w:pPr>
            <w:r w:rsidRPr="00D122C6">
              <w:rPr>
                <w:noProof/>
              </w:rPr>
              <w:drawing>
                <wp:inline distT="0" distB="0" distL="0" distR="0" wp14:anchorId="0B083479" wp14:editId="5BA522B8">
                  <wp:extent cx="2284156" cy="1772187"/>
                  <wp:effectExtent l="0" t="0" r="1905" b="0"/>
                  <wp:docPr id="884652838" name="Picture 884652838"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52838" name="圖片 1" descr="一張含有 文字, 螢幕擷取畫面, 圖表, 行 的圖片&#10;&#10;自動產生的描述"/>
                          <pic:cNvPicPr/>
                        </pic:nvPicPr>
                        <pic:blipFill>
                          <a:blip r:embed="rId27"/>
                          <a:stretch>
                            <a:fillRect/>
                          </a:stretch>
                        </pic:blipFill>
                        <pic:spPr>
                          <a:xfrm>
                            <a:off x="0" y="0"/>
                            <a:ext cx="2331745" cy="1809109"/>
                          </a:xfrm>
                          <a:prstGeom prst="rect">
                            <a:avLst/>
                          </a:prstGeom>
                        </pic:spPr>
                      </pic:pic>
                    </a:graphicData>
                  </a:graphic>
                </wp:inline>
              </w:drawing>
            </w:r>
          </w:p>
        </w:tc>
        <w:tc>
          <w:tcPr>
            <w:tcW w:w="4556" w:type="dxa"/>
            <w:tcBorders>
              <w:top w:val="nil"/>
              <w:left w:val="nil"/>
              <w:bottom w:val="nil"/>
              <w:right w:val="nil"/>
            </w:tcBorders>
          </w:tcPr>
          <w:p w14:paraId="0FBD43CE" w14:textId="77777777" w:rsidR="001D0F06" w:rsidRDefault="001D0F06" w:rsidP="001868FF">
            <w:pPr>
              <w:pStyle w:val="Heading2"/>
            </w:pPr>
            <w:r w:rsidRPr="1A339908">
              <w:rPr>
                <w:rStyle w:val="notion-enable-hover"/>
              </w:rPr>
              <w:t>Decision Tree</w:t>
            </w:r>
            <w:r>
              <w:t xml:space="preserve"> → Accuracy (0.752156)</w:t>
            </w:r>
          </w:p>
          <w:p w14:paraId="02D7C8B0" w14:textId="52068A6B" w:rsidR="001D0F06" w:rsidRPr="00036791" w:rsidRDefault="001D0F06" w:rsidP="001868FF">
            <w:pPr>
              <w:rPr>
                <w:rStyle w:val="notion-enable-hover"/>
                <w:rFonts w:eastAsiaTheme="minorEastAsia" w:hint="eastAsia"/>
              </w:rPr>
            </w:pPr>
            <w:r w:rsidRPr="00D122C6">
              <w:rPr>
                <w:noProof/>
              </w:rPr>
              <w:drawing>
                <wp:inline distT="0" distB="0" distL="0" distR="0" wp14:anchorId="0DFFDAC6" wp14:editId="7B67BCE4">
                  <wp:extent cx="2209422" cy="1714207"/>
                  <wp:effectExtent l="0" t="0" r="635" b="635"/>
                  <wp:docPr id="1994307369" name="Picture 1994307369" descr="一張含有 螢幕擷取畫面, 文字,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07369" name="圖片 1" descr="一張含有 螢幕擷取畫面, 文字, 圖表, 行 的圖片&#10;&#10;自動產生的描述"/>
                          <pic:cNvPicPr/>
                        </pic:nvPicPr>
                        <pic:blipFill>
                          <a:blip r:embed="rId28"/>
                          <a:stretch>
                            <a:fillRect/>
                          </a:stretch>
                        </pic:blipFill>
                        <pic:spPr>
                          <a:xfrm>
                            <a:off x="0" y="0"/>
                            <a:ext cx="2293976" cy="1779809"/>
                          </a:xfrm>
                          <a:prstGeom prst="rect">
                            <a:avLst/>
                          </a:prstGeom>
                        </pic:spPr>
                      </pic:pic>
                    </a:graphicData>
                  </a:graphic>
                </wp:inline>
              </w:drawing>
            </w:r>
          </w:p>
        </w:tc>
      </w:tr>
      <w:tr w:rsidR="00036791" w14:paraId="1C50BC72" w14:textId="77777777" w:rsidTr="000367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016" w:type="dxa"/>
            <w:gridSpan w:val="2"/>
          </w:tcPr>
          <w:p w14:paraId="66B716B3" w14:textId="77777777" w:rsidR="00036791" w:rsidRDefault="00036791" w:rsidP="00DC7AE8">
            <w:pPr>
              <w:pStyle w:val="Heading2"/>
              <w:jc w:val="center"/>
            </w:pPr>
            <w:r w:rsidRPr="1A339908">
              <w:rPr>
                <w:rStyle w:val="notion-enable-hover"/>
              </w:rPr>
              <w:t xml:space="preserve">Random forest </w:t>
            </w:r>
            <w:r>
              <w:t>→ Accuracy (0.805635)</w:t>
            </w:r>
          </w:p>
          <w:p w14:paraId="18EECD90" w14:textId="77777777" w:rsidR="00036791" w:rsidRDefault="00036791" w:rsidP="00DC7AE8">
            <w:pPr>
              <w:jc w:val="center"/>
              <w:rPr>
                <w:rStyle w:val="notion-enable-hover"/>
              </w:rPr>
            </w:pPr>
            <w:r w:rsidRPr="00D122C6">
              <w:rPr>
                <w:noProof/>
              </w:rPr>
              <w:drawing>
                <wp:inline distT="0" distB="0" distL="0" distR="0" wp14:anchorId="605A1E8E" wp14:editId="7C530FD0">
                  <wp:extent cx="2389858" cy="1854200"/>
                  <wp:effectExtent l="0" t="0" r="0" b="0"/>
                  <wp:docPr id="1824005389" name="Picture 1824005389"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05389" name="圖片 1" descr="一張含有 文字, 螢幕擷取畫面, 圖表, 行 的圖片&#10;&#10;自動產生的描述"/>
                          <pic:cNvPicPr/>
                        </pic:nvPicPr>
                        <pic:blipFill>
                          <a:blip r:embed="rId29"/>
                          <a:stretch>
                            <a:fillRect/>
                          </a:stretch>
                        </pic:blipFill>
                        <pic:spPr>
                          <a:xfrm>
                            <a:off x="0" y="0"/>
                            <a:ext cx="2411097" cy="1870679"/>
                          </a:xfrm>
                          <a:prstGeom prst="rect">
                            <a:avLst/>
                          </a:prstGeom>
                        </pic:spPr>
                      </pic:pic>
                    </a:graphicData>
                  </a:graphic>
                </wp:inline>
              </w:drawing>
            </w:r>
          </w:p>
        </w:tc>
      </w:tr>
    </w:tbl>
    <w:p w14:paraId="61F2BE48" w14:textId="77777777" w:rsidR="001D0F06" w:rsidRPr="00036791" w:rsidRDefault="001D0F06" w:rsidP="001D0F06">
      <w:pPr>
        <w:rPr>
          <w:rStyle w:val="notion-enable-hover"/>
          <w:rFonts w:eastAsiaTheme="minorEastAsia" w:hint="eastAsia"/>
        </w:rPr>
      </w:pPr>
    </w:p>
    <w:bookmarkEnd w:id="25"/>
    <w:p w14:paraId="6636358D" w14:textId="6F2B8619" w:rsidR="00D122C6" w:rsidRDefault="00D122C6" w:rsidP="00D122C6">
      <w:pPr>
        <w:pStyle w:val="Heading4"/>
      </w:pPr>
      <w:r>
        <w:lastRenderedPageBreak/>
        <w:t>Conclusion</w:t>
      </w:r>
    </w:p>
    <w:p w14:paraId="17FBBA6B" w14:textId="561DFE4D" w:rsidR="00D122C6" w:rsidRPr="00D122C6" w:rsidRDefault="00D122C6" w:rsidP="002D2B13">
      <w:pPr>
        <w:ind w:firstLine="480"/>
        <w:jc w:val="both"/>
      </w:pPr>
      <w:r>
        <w:t xml:space="preserve">After scaling a confusion matrix, </w:t>
      </w:r>
      <w:r w:rsidR="003A487A">
        <w:t>it would be found</w:t>
      </w:r>
      <w:r>
        <w:t xml:space="preserve"> random forest has the lowest number of true negative and false positive </w:t>
      </w:r>
      <w:r w:rsidR="3FE46EF0">
        <w:t>values</w:t>
      </w:r>
      <w:r>
        <w:t xml:space="preserve">. Therefore, random forest </w:t>
      </w:r>
      <w:r w:rsidR="00FC38C8">
        <w:t>would be decided as</w:t>
      </w:r>
      <w:r>
        <w:t xml:space="preserve"> the most </w:t>
      </w:r>
      <w:r w:rsidR="77E13478">
        <w:t>accurate</w:t>
      </w:r>
      <w:r>
        <w:t xml:space="preserve"> model</w:t>
      </w:r>
      <w:r w:rsidR="45BE6BC8">
        <w:t>,</w:t>
      </w:r>
      <w:r>
        <w:t xml:space="preserve"> and </w:t>
      </w:r>
      <w:r w:rsidR="002D2B13">
        <w:t xml:space="preserve">it </w:t>
      </w:r>
      <w:r>
        <w:t>will</w:t>
      </w:r>
      <w:r w:rsidR="002D2B13">
        <w:t xml:space="preserve"> be</w:t>
      </w:r>
      <w:r>
        <w:t xml:space="preserve"> use</w:t>
      </w:r>
      <w:r w:rsidR="002D2B13">
        <w:t>d</w:t>
      </w:r>
      <w:r>
        <w:t xml:space="preserve"> </w:t>
      </w:r>
      <w:r w:rsidR="002D2B13">
        <w:t xml:space="preserve">for </w:t>
      </w:r>
      <w:r>
        <w:t>prediction</w:t>
      </w:r>
      <w:r w:rsidR="00D015B3">
        <w:t xml:space="preserve"> the result. </w:t>
      </w:r>
    </w:p>
    <w:p w14:paraId="140D6302" w14:textId="51D239D6" w:rsidR="274B5F22" w:rsidRDefault="274B5F22" w:rsidP="002B4D93">
      <w:pPr>
        <w:pStyle w:val="Heading1"/>
      </w:pPr>
      <w:bookmarkStart w:id="26" w:name="_Toc150474644"/>
      <w:r w:rsidRPr="002B4D93">
        <w:t>Result and Conclusion</w:t>
      </w:r>
      <w:bookmarkEnd w:id="26"/>
    </w:p>
    <w:tbl>
      <w:tblPr>
        <w:tblStyle w:val="TableGrid"/>
        <w:tblW w:w="0" w:type="auto"/>
        <w:tblBorders>
          <w:top w:val="single" w:sz="4" w:space="0" w:color="C7C1C7"/>
          <w:left w:val="single" w:sz="4" w:space="0" w:color="C7C1C7"/>
          <w:bottom w:val="single" w:sz="4" w:space="0" w:color="C7C1C7"/>
          <w:right w:val="single" w:sz="4" w:space="0" w:color="C7C1C7"/>
          <w:insideH w:val="none" w:sz="0" w:space="0" w:color="auto"/>
          <w:insideV w:val="none" w:sz="0" w:space="0" w:color="auto"/>
        </w:tblBorders>
        <w:tblLook w:val="04A0" w:firstRow="1" w:lastRow="0" w:firstColumn="1" w:lastColumn="0" w:noHBand="0" w:noVBand="1"/>
      </w:tblPr>
      <w:tblGrid>
        <w:gridCol w:w="9016"/>
      </w:tblGrid>
      <w:tr w:rsidR="003B7046" w14:paraId="4EB6BEA6" w14:textId="77777777" w:rsidTr="1A339908">
        <w:tc>
          <w:tcPr>
            <w:tcW w:w="9016" w:type="dxa"/>
          </w:tcPr>
          <w:p w14:paraId="7237C721" w14:textId="45938B51" w:rsidR="003B7046" w:rsidRDefault="003B7046" w:rsidP="1A339908">
            <w:pPr>
              <w:shd w:val="clear" w:color="auto" w:fill="FFFFFF" w:themeFill="background1"/>
              <w:spacing w:line="270" w:lineRule="atLeast"/>
              <w:rPr>
                <w:rFonts w:ascii="Menlo" w:hAnsi="Menlo" w:cs="Menlo"/>
                <w:color w:val="000000"/>
                <w:sz w:val="18"/>
                <w:szCs w:val="18"/>
              </w:rPr>
            </w:pPr>
            <w:r>
              <w:rPr>
                <w:rFonts w:ascii="Menlo" w:hAnsi="Menlo" w:cs="Menlo"/>
                <w:color w:val="008000"/>
                <w:sz w:val="18"/>
                <w:szCs w:val="18"/>
              </w:rPr>
              <w:t>#</w:t>
            </w:r>
            <w:r w:rsidR="13E53B12" w:rsidRPr="1A339908">
              <w:rPr>
                <w:rFonts w:ascii="Menlo" w:hAnsi="Menlo" w:cs="Menlo"/>
                <w:color w:val="008000"/>
                <w:sz w:val="18"/>
                <w:szCs w:val="18"/>
              </w:rPr>
              <w:t xml:space="preserve"> L</w:t>
            </w:r>
            <w:r w:rsidRPr="1A339908">
              <w:rPr>
                <w:rFonts w:ascii="Menlo" w:hAnsi="Menlo" w:cs="Menlo"/>
                <w:color w:val="008000"/>
                <w:sz w:val="18"/>
                <w:szCs w:val="18"/>
              </w:rPr>
              <w:t>oad</w:t>
            </w:r>
            <w:r>
              <w:rPr>
                <w:rFonts w:ascii="Menlo" w:hAnsi="Menlo" w:cs="Menlo"/>
                <w:color w:val="008000"/>
                <w:sz w:val="18"/>
                <w:szCs w:val="18"/>
              </w:rPr>
              <w:t xml:space="preserve"> the submission file</w:t>
            </w:r>
          </w:p>
          <w:p w14:paraId="6ADA44FB" w14:textId="0D29AC90" w:rsidR="003B7046" w:rsidRDefault="003B7046" w:rsidP="003B704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submission_df</w:t>
            </w:r>
            <w:proofErr w:type="spellEnd"/>
            <w:r>
              <w:rPr>
                <w:rFonts w:ascii="Menlo" w:hAnsi="Menlo" w:cs="Menlo"/>
                <w:color w:val="000000"/>
                <w:sz w:val="18"/>
                <w:szCs w:val="18"/>
              </w:rPr>
              <w:t>=</w:t>
            </w:r>
            <w:proofErr w:type="spellStart"/>
            <w:r>
              <w:rPr>
                <w:rFonts w:ascii="Menlo" w:hAnsi="Menlo" w:cs="Menlo"/>
                <w:color w:val="000000"/>
                <w:sz w:val="18"/>
                <w:szCs w:val="18"/>
              </w:rPr>
              <w:t>pd.read_csv</w:t>
            </w:r>
            <w:proofErr w:type="spellEnd"/>
            <w:r>
              <w:rPr>
                <w:rFonts w:ascii="Menlo" w:hAnsi="Menlo" w:cs="Menlo"/>
                <w:color w:val="000000"/>
                <w:sz w:val="18"/>
                <w:szCs w:val="18"/>
              </w:rPr>
              <w:t>(</w:t>
            </w:r>
            <w:r>
              <w:rPr>
                <w:rFonts w:ascii="Menlo" w:hAnsi="Menlo" w:cs="Menlo"/>
                <w:color w:val="A31515"/>
                <w:sz w:val="18"/>
                <w:szCs w:val="18"/>
              </w:rPr>
              <w:t>'/content/sample_submission.csv'</w:t>
            </w:r>
            <w:r>
              <w:rPr>
                <w:rFonts w:ascii="Menlo" w:hAnsi="Menlo" w:cs="Menlo"/>
                <w:color w:val="000000"/>
                <w:sz w:val="18"/>
                <w:szCs w:val="18"/>
              </w:rPr>
              <w:t>)</w:t>
            </w:r>
          </w:p>
          <w:p w14:paraId="529553DC" w14:textId="77777777" w:rsidR="003B7046" w:rsidRPr="00FC371F" w:rsidRDefault="003B7046" w:rsidP="003B7046">
            <w:pPr>
              <w:shd w:val="clear" w:color="auto" w:fill="FFFFFF"/>
              <w:spacing w:line="270" w:lineRule="atLeast"/>
              <w:rPr>
                <w:rFonts w:ascii="Menlo" w:hAnsi="Menlo" w:cs="Menlo"/>
                <w:color w:val="000000"/>
                <w:sz w:val="18"/>
                <w:szCs w:val="18"/>
                <w:lang w:val="fr-FR"/>
              </w:rPr>
            </w:pPr>
            <w:r w:rsidRPr="00FC371F">
              <w:rPr>
                <w:rFonts w:ascii="Menlo" w:hAnsi="Menlo" w:cs="Menlo"/>
                <w:color w:val="000000"/>
                <w:sz w:val="18"/>
                <w:szCs w:val="18"/>
                <w:lang w:val="fr-FR"/>
              </w:rPr>
              <w:t xml:space="preserve">classifier = </w:t>
            </w:r>
            <w:proofErr w:type="spellStart"/>
            <w:r w:rsidRPr="00FC371F">
              <w:rPr>
                <w:rFonts w:ascii="Menlo" w:hAnsi="Menlo" w:cs="Menlo"/>
                <w:color w:val="000000"/>
                <w:sz w:val="18"/>
                <w:szCs w:val="18"/>
                <w:lang w:val="fr-FR"/>
              </w:rPr>
              <w:t>RandomForestClassifier</w:t>
            </w:r>
            <w:proofErr w:type="spellEnd"/>
            <w:r w:rsidRPr="00FC371F">
              <w:rPr>
                <w:rFonts w:ascii="Menlo" w:hAnsi="Menlo" w:cs="Menlo"/>
                <w:color w:val="000000"/>
                <w:sz w:val="18"/>
                <w:szCs w:val="18"/>
                <w:lang w:val="fr-FR"/>
              </w:rPr>
              <w:t>(</w:t>
            </w:r>
            <w:proofErr w:type="spellStart"/>
            <w:r w:rsidRPr="00FC371F">
              <w:rPr>
                <w:rFonts w:ascii="Menlo" w:hAnsi="Menlo" w:cs="Menlo"/>
                <w:color w:val="001080"/>
                <w:sz w:val="18"/>
                <w:szCs w:val="18"/>
                <w:lang w:val="fr-FR"/>
              </w:rPr>
              <w:t>random_state</w:t>
            </w:r>
            <w:proofErr w:type="spellEnd"/>
            <w:r w:rsidRPr="00FC371F">
              <w:rPr>
                <w:rFonts w:ascii="Menlo" w:hAnsi="Menlo" w:cs="Menlo"/>
                <w:color w:val="000000"/>
                <w:sz w:val="18"/>
                <w:szCs w:val="18"/>
                <w:lang w:val="fr-FR"/>
              </w:rPr>
              <w:t>=</w:t>
            </w:r>
            <w:r w:rsidRPr="00FC371F">
              <w:rPr>
                <w:rFonts w:ascii="Menlo" w:hAnsi="Menlo" w:cs="Menlo"/>
                <w:color w:val="098658"/>
                <w:sz w:val="18"/>
                <w:szCs w:val="18"/>
                <w:lang w:val="fr-FR"/>
              </w:rPr>
              <w:t>101</w:t>
            </w:r>
            <w:r w:rsidRPr="00FC371F">
              <w:rPr>
                <w:rFonts w:ascii="Menlo" w:hAnsi="Menlo" w:cs="Menlo"/>
                <w:color w:val="000000"/>
                <w:sz w:val="18"/>
                <w:szCs w:val="18"/>
                <w:lang w:val="fr-FR"/>
              </w:rPr>
              <w:t>)</w:t>
            </w:r>
          </w:p>
          <w:p w14:paraId="45BEF05E" w14:textId="77777777" w:rsidR="003B7046" w:rsidRPr="00FC371F" w:rsidRDefault="003B7046" w:rsidP="003B7046">
            <w:pPr>
              <w:shd w:val="clear" w:color="auto" w:fill="FFFFFF"/>
              <w:spacing w:line="270" w:lineRule="atLeast"/>
              <w:rPr>
                <w:rFonts w:ascii="Menlo" w:hAnsi="Menlo" w:cs="Menlo"/>
                <w:color w:val="000000"/>
                <w:sz w:val="18"/>
                <w:szCs w:val="18"/>
                <w:lang w:val="fr-FR"/>
              </w:rPr>
            </w:pPr>
            <w:proofErr w:type="spellStart"/>
            <w:r w:rsidRPr="00FC371F">
              <w:rPr>
                <w:rFonts w:ascii="Menlo" w:hAnsi="Menlo" w:cs="Menlo"/>
                <w:color w:val="000000"/>
                <w:sz w:val="18"/>
                <w:szCs w:val="18"/>
                <w:lang w:val="fr-FR"/>
              </w:rPr>
              <w:t>predictor</w:t>
            </w:r>
            <w:proofErr w:type="spellEnd"/>
            <w:r w:rsidRPr="00FC371F">
              <w:rPr>
                <w:rFonts w:ascii="Menlo" w:hAnsi="Menlo" w:cs="Menlo"/>
                <w:color w:val="000000"/>
                <w:sz w:val="18"/>
                <w:szCs w:val="18"/>
                <w:lang w:val="fr-FR"/>
              </w:rPr>
              <w:t xml:space="preserve"> = </w:t>
            </w:r>
            <w:proofErr w:type="spellStart"/>
            <w:r w:rsidRPr="00FC371F">
              <w:rPr>
                <w:rFonts w:ascii="Menlo" w:hAnsi="Menlo" w:cs="Menlo"/>
                <w:color w:val="000000"/>
                <w:sz w:val="18"/>
                <w:szCs w:val="18"/>
                <w:lang w:val="fr-FR"/>
              </w:rPr>
              <w:t>classifier.fit</w:t>
            </w:r>
            <w:proofErr w:type="spellEnd"/>
            <w:r w:rsidRPr="00FC371F">
              <w:rPr>
                <w:rFonts w:ascii="Menlo" w:hAnsi="Menlo" w:cs="Menlo"/>
                <w:color w:val="000000"/>
                <w:sz w:val="18"/>
                <w:szCs w:val="18"/>
                <w:lang w:val="fr-FR"/>
              </w:rPr>
              <w:t>(</w:t>
            </w:r>
            <w:proofErr w:type="spellStart"/>
            <w:r w:rsidRPr="00FC371F">
              <w:rPr>
                <w:rFonts w:ascii="Menlo" w:hAnsi="Menlo" w:cs="Menlo"/>
                <w:color w:val="000000"/>
                <w:sz w:val="18"/>
                <w:szCs w:val="18"/>
                <w:lang w:val="fr-FR"/>
              </w:rPr>
              <w:t>X_train</w:t>
            </w:r>
            <w:proofErr w:type="spellEnd"/>
            <w:r w:rsidRPr="00FC371F">
              <w:rPr>
                <w:rFonts w:ascii="Menlo" w:hAnsi="Menlo" w:cs="Menlo"/>
                <w:color w:val="000000"/>
                <w:sz w:val="18"/>
                <w:szCs w:val="18"/>
                <w:lang w:val="fr-FR"/>
              </w:rPr>
              <w:t xml:space="preserve">, </w:t>
            </w:r>
            <w:proofErr w:type="spellStart"/>
            <w:r w:rsidRPr="00FC371F">
              <w:rPr>
                <w:rFonts w:ascii="Menlo" w:hAnsi="Menlo" w:cs="Menlo"/>
                <w:color w:val="000000"/>
                <w:sz w:val="18"/>
                <w:szCs w:val="18"/>
                <w:lang w:val="fr-FR"/>
              </w:rPr>
              <w:t>y_train</w:t>
            </w:r>
            <w:proofErr w:type="spellEnd"/>
            <w:r w:rsidRPr="00FC371F">
              <w:rPr>
                <w:rFonts w:ascii="Menlo" w:hAnsi="Menlo" w:cs="Menlo"/>
                <w:color w:val="000000"/>
                <w:sz w:val="18"/>
                <w:szCs w:val="18"/>
                <w:lang w:val="fr-FR"/>
              </w:rPr>
              <w:t>)</w:t>
            </w:r>
          </w:p>
          <w:p w14:paraId="491830FF" w14:textId="77777777" w:rsidR="003B7046" w:rsidRDefault="003B7046" w:rsidP="003B704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predictor.predict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401C813A" w14:textId="77777777" w:rsidR="003B7046" w:rsidRDefault="003B7046" w:rsidP="003B704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accuracy_rfc</w:t>
            </w:r>
            <w:proofErr w:type="spellEnd"/>
            <w:r>
              <w:rPr>
                <w:rFonts w:ascii="Menlo" w:hAnsi="Menlo" w:cs="Menlo"/>
                <w:color w:val="000000"/>
                <w:sz w:val="18"/>
                <w:szCs w:val="18"/>
              </w:rPr>
              <w:t xml:space="preserve"> = </w:t>
            </w:r>
            <w:proofErr w:type="spellStart"/>
            <w:r>
              <w:rPr>
                <w:rFonts w:ascii="Menlo" w:hAnsi="Menlo" w:cs="Menlo"/>
                <w:color w:val="000000"/>
                <w:sz w:val="18"/>
                <w:szCs w:val="18"/>
              </w:rPr>
              <w:t>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209658B3" w14:textId="77777777" w:rsidR="003B7046" w:rsidRDefault="003B7046" w:rsidP="003B7046">
            <w:pPr>
              <w:shd w:val="clear" w:color="auto" w:fill="FFFFFF"/>
              <w:spacing w:line="270" w:lineRule="atLeast"/>
              <w:rPr>
                <w:rFonts w:ascii="Menlo" w:hAnsi="Menlo" w:cs="Menlo"/>
                <w:color w:val="000000"/>
                <w:sz w:val="18"/>
                <w:szCs w:val="18"/>
              </w:rPr>
            </w:pPr>
            <w:r>
              <w:rPr>
                <w:rFonts w:ascii="Menlo" w:hAnsi="Menlo" w:cs="Menlo"/>
                <w:color w:val="795E26"/>
                <w:sz w:val="18"/>
                <w:szCs w:val="18"/>
              </w:rPr>
              <w:t>print</w:t>
            </w:r>
            <w:r>
              <w:rPr>
                <w:rFonts w:ascii="Menlo" w:hAnsi="Menlo" w:cs="Menlo"/>
                <w:color w:val="000000"/>
                <w:sz w:val="18"/>
                <w:szCs w:val="18"/>
              </w:rPr>
              <w:t>(</w:t>
            </w:r>
            <w:proofErr w:type="spellStart"/>
            <w:r>
              <w:rPr>
                <w:rFonts w:ascii="Menlo" w:hAnsi="Menlo" w:cs="Menlo"/>
                <w:color w:val="000000"/>
                <w:sz w:val="18"/>
                <w:szCs w:val="18"/>
              </w:rPr>
              <w:t>accuracy_rfc</w:t>
            </w:r>
            <w:proofErr w:type="spellEnd"/>
            <w:r>
              <w:rPr>
                <w:rFonts w:ascii="Menlo" w:hAnsi="Menlo" w:cs="Menlo"/>
                <w:color w:val="000000"/>
                <w:sz w:val="18"/>
                <w:szCs w:val="18"/>
              </w:rPr>
              <w:t>)</w:t>
            </w:r>
          </w:p>
          <w:p w14:paraId="42D5A192" w14:textId="77777777" w:rsidR="003B7046" w:rsidRDefault="003B7046" w:rsidP="003B7046">
            <w:pPr>
              <w:shd w:val="clear" w:color="auto" w:fill="FFFFFF"/>
              <w:spacing w:line="270" w:lineRule="atLeast"/>
              <w:rPr>
                <w:rFonts w:ascii="Menlo" w:hAnsi="Menlo" w:cs="Menlo"/>
                <w:color w:val="000000"/>
                <w:sz w:val="18"/>
                <w:szCs w:val="18"/>
              </w:rPr>
            </w:pPr>
          </w:p>
          <w:p w14:paraId="18A43003" w14:textId="77777777" w:rsidR="003B7046" w:rsidRDefault="003B7046" w:rsidP="003B7046">
            <w:pPr>
              <w:shd w:val="clear" w:color="auto" w:fill="FFFFFF"/>
              <w:spacing w:line="270" w:lineRule="atLeast"/>
              <w:rPr>
                <w:rFonts w:ascii="Menlo" w:hAnsi="Menlo" w:cs="Menlo"/>
                <w:color w:val="000000"/>
                <w:sz w:val="18"/>
                <w:szCs w:val="18"/>
              </w:rPr>
            </w:pPr>
            <w:r>
              <w:rPr>
                <w:rFonts w:ascii="Menlo" w:hAnsi="Menlo" w:cs="Menlo"/>
                <w:color w:val="000000"/>
                <w:sz w:val="18"/>
                <w:szCs w:val="18"/>
              </w:rPr>
              <w:t>classifier = predictor</w:t>
            </w:r>
          </w:p>
          <w:p w14:paraId="6DD2B1FD" w14:textId="77777777" w:rsidR="003B7046" w:rsidRDefault="003B7046" w:rsidP="003B704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submission = </w:t>
            </w:r>
            <w:proofErr w:type="spellStart"/>
            <w:r>
              <w:rPr>
                <w:rFonts w:ascii="Menlo" w:hAnsi="Menlo" w:cs="Menlo"/>
                <w:color w:val="000000"/>
                <w:sz w:val="18"/>
                <w:szCs w:val="18"/>
              </w:rPr>
              <w:t>classifier.predict</w:t>
            </w:r>
            <w:proofErr w:type="spellEnd"/>
            <w:r>
              <w:rPr>
                <w:rFonts w:ascii="Menlo" w:hAnsi="Menlo" w:cs="Menlo"/>
                <w:color w:val="000000"/>
                <w:sz w:val="18"/>
                <w:szCs w:val="18"/>
              </w:rPr>
              <w:t>(</w:t>
            </w:r>
            <w:proofErr w:type="spellStart"/>
            <w:r>
              <w:rPr>
                <w:rFonts w:ascii="Menlo" w:hAnsi="Menlo" w:cs="Menlo"/>
                <w:color w:val="000000"/>
                <w:sz w:val="18"/>
                <w:szCs w:val="18"/>
              </w:rPr>
              <w:t>n_test</w:t>
            </w:r>
            <w:proofErr w:type="spellEnd"/>
            <w:r>
              <w:rPr>
                <w:rFonts w:ascii="Menlo" w:hAnsi="Menlo" w:cs="Menlo"/>
                <w:color w:val="000000"/>
                <w:sz w:val="18"/>
                <w:szCs w:val="18"/>
              </w:rPr>
              <w:t>)</w:t>
            </w:r>
          </w:p>
          <w:p w14:paraId="47031B04" w14:textId="77777777" w:rsidR="003B7046" w:rsidRDefault="003B7046" w:rsidP="003B7046">
            <w:pPr>
              <w:shd w:val="clear" w:color="auto" w:fill="FFFFFF"/>
              <w:spacing w:line="270" w:lineRule="atLeast"/>
              <w:rPr>
                <w:rFonts w:ascii="Menlo" w:hAnsi="Menlo" w:cs="Menlo"/>
                <w:color w:val="000000"/>
                <w:sz w:val="18"/>
                <w:szCs w:val="18"/>
              </w:rPr>
            </w:pPr>
          </w:p>
          <w:p w14:paraId="5D3035B4" w14:textId="77777777" w:rsidR="003B7046" w:rsidRDefault="003B7046" w:rsidP="003B7046">
            <w:pPr>
              <w:shd w:val="clear" w:color="auto" w:fill="FFFFFF"/>
              <w:spacing w:line="270" w:lineRule="atLeast"/>
              <w:rPr>
                <w:rFonts w:ascii="Menlo" w:hAnsi="Menlo" w:cs="Menlo"/>
                <w:color w:val="000000"/>
                <w:sz w:val="18"/>
                <w:szCs w:val="18"/>
              </w:rPr>
            </w:pPr>
            <w:r>
              <w:rPr>
                <w:rFonts w:ascii="Menlo" w:hAnsi="Menlo" w:cs="Menlo"/>
                <w:color w:val="000000"/>
                <w:sz w:val="18"/>
                <w:szCs w:val="18"/>
              </w:rPr>
              <w:t>data = {</w:t>
            </w:r>
          </w:p>
          <w:p w14:paraId="1D891EA6" w14:textId="77777777" w:rsidR="003B7046" w:rsidRDefault="003B7046" w:rsidP="003B704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PassengerId</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np.array</w:t>
            </w:r>
            <w:proofErr w:type="spellEnd"/>
            <w:r>
              <w:rPr>
                <w:rFonts w:ascii="Menlo" w:hAnsi="Menlo" w:cs="Menlo"/>
                <w:color w:val="000000"/>
                <w:sz w:val="18"/>
                <w:szCs w:val="18"/>
              </w:rPr>
              <w:t>(PASSENGER_ID).reshape(</w:t>
            </w:r>
            <w:proofErr w:type="spellStart"/>
            <w:r>
              <w:rPr>
                <w:rFonts w:ascii="Menlo" w:hAnsi="Menlo" w:cs="Menlo"/>
                <w:color w:val="795E26"/>
                <w:sz w:val="18"/>
                <w:szCs w:val="18"/>
              </w:rPr>
              <w:t>len</w:t>
            </w:r>
            <w:proofErr w:type="spellEnd"/>
            <w:r>
              <w:rPr>
                <w:rFonts w:ascii="Menlo" w:hAnsi="Menlo" w:cs="Menlo"/>
                <w:color w:val="000000"/>
                <w:sz w:val="18"/>
                <w:szCs w:val="18"/>
              </w:rPr>
              <w:t>(PASSENGER_ID)),</w:t>
            </w:r>
          </w:p>
          <w:p w14:paraId="30697B21" w14:textId="77777777" w:rsidR="003B7046" w:rsidRDefault="003B7046" w:rsidP="003B704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'Transported'</w:t>
            </w:r>
            <w:r>
              <w:rPr>
                <w:rFonts w:ascii="Menlo" w:hAnsi="Menlo" w:cs="Menlo"/>
                <w:color w:val="000000"/>
                <w:sz w:val="18"/>
                <w:szCs w:val="18"/>
              </w:rPr>
              <w:t xml:space="preserve">: </w:t>
            </w:r>
            <w:proofErr w:type="spellStart"/>
            <w:r>
              <w:rPr>
                <w:rFonts w:ascii="Menlo" w:hAnsi="Menlo" w:cs="Menlo"/>
                <w:color w:val="000000"/>
                <w:sz w:val="18"/>
                <w:szCs w:val="18"/>
              </w:rPr>
              <w:t>np.array</w:t>
            </w:r>
            <w:proofErr w:type="spellEnd"/>
            <w:r>
              <w:rPr>
                <w:rFonts w:ascii="Menlo" w:hAnsi="Menlo" w:cs="Menlo"/>
                <w:color w:val="000000"/>
                <w:sz w:val="18"/>
                <w:szCs w:val="18"/>
              </w:rPr>
              <w:t>(submission).</w:t>
            </w:r>
            <w:proofErr w:type="spellStart"/>
            <w:r>
              <w:rPr>
                <w:rFonts w:ascii="Menlo" w:hAnsi="Menlo" w:cs="Menlo"/>
                <w:color w:val="000000"/>
                <w:sz w:val="18"/>
                <w:szCs w:val="18"/>
              </w:rPr>
              <w:t>astype</w:t>
            </w:r>
            <w:proofErr w:type="spellEnd"/>
            <w:r>
              <w:rPr>
                <w:rFonts w:ascii="Menlo" w:hAnsi="Menlo" w:cs="Menlo"/>
                <w:color w:val="000000"/>
                <w:sz w:val="18"/>
                <w:szCs w:val="18"/>
              </w:rPr>
              <w:t>(</w:t>
            </w:r>
            <w:r>
              <w:rPr>
                <w:rFonts w:ascii="Menlo" w:hAnsi="Menlo" w:cs="Menlo"/>
                <w:color w:val="A31515"/>
                <w:sz w:val="18"/>
                <w:szCs w:val="18"/>
              </w:rPr>
              <w:t>'bool'</w:t>
            </w:r>
            <w:r>
              <w:rPr>
                <w:rFonts w:ascii="Menlo" w:hAnsi="Menlo" w:cs="Menlo"/>
                <w:color w:val="000000"/>
                <w:sz w:val="18"/>
                <w:szCs w:val="18"/>
              </w:rPr>
              <w:t>)</w:t>
            </w:r>
          </w:p>
          <w:p w14:paraId="59A57D00" w14:textId="77777777" w:rsidR="003B7046" w:rsidRDefault="003B7046" w:rsidP="003B7046">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CB944F0" w14:textId="77777777" w:rsidR="003B7046" w:rsidRDefault="003B7046" w:rsidP="003B7046">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predictions</w:t>
            </w:r>
          </w:p>
          <w:p w14:paraId="2A968028" w14:textId="77777777" w:rsidR="003B7046" w:rsidRDefault="003B7046" w:rsidP="003B704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submission_df</w:t>
            </w:r>
            <w:proofErr w:type="spellEnd"/>
            <w:r>
              <w:rPr>
                <w:rFonts w:ascii="Menlo" w:hAnsi="Menlo" w:cs="Menlo"/>
                <w:color w:val="000000"/>
                <w:sz w:val="18"/>
                <w:szCs w:val="18"/>
              </w:rPr>
              <w:t xml:space="preserve"> = </w:t>
            </w:r>
            <w:proofErr w:type="spellStart"/>
            <w:r>
              <w:rPr>
                <w:rFonts w:ascii="Menlo" w:hAnsi="Menlo" w:cs="Menlo"/>
                <w:color w:val="000000"/>
                <w:sz w:val="18"/>
                <w:szCs w:val="18"/>
              </w:rPr>
              <w:t>pd.DataFrame</w:t>
            </w:r>
            <w:proofErr w:type="spellEnd"/>
            <w:r>
              <w:rPr>
                <w:rFonts w:ascii="Menlo" w:hAnsi="Menlo" w:cs="Menlo"/>
                <w:color w:val="000000"/>
                <w:sz w:val="18"/>
                <w:szCs w:val="18"/>
              </w:rPr>
              <w:t>(</w:t>
            </w:r>
            <w:r>
              <w:rPr>
                <w:rFonts w:ascii="Menlo" w:hAnsi="Menlo" w:cs="Menlo"/>
                <w:color w:val="001080"/>
                <w:sz w:val="18"/>
                <w:szCs w:val="18"/>
              </w:rPr>
              <w:t>data</w:t>
            </w:r>
            <w:r>
              <w:rPr>
                <w:rFonts w:ascii="Menlo" w:hAnsi="Menlo" w:cs="Menlo"/>
                <w:color w:val="000000"/>
                <w:sz w:val="18"/>
                <w:szCs w:val="18"/>
              </w:rPr>
              <w:t>=data).</w:t>
            </w:r>
            <w:proofErr w:type="spellStart"/>
            <w:r>
              <w:rPr>
                <w:rFonts w:ascii="Menlo" w:hAnsi="Menlo" w:cs="Menlo"/>
                <w:color w:val="000000"/>
                <w:sz w:val="18"/>
                <w:szCs w:val="18"/>
              </w:rPr>
              <w:t>reset_index</w:t>
            </w:r>
            <w:proofErr w:type="spellEnd"/>
            <w:r>
              <w:rPr>
                <w:rFonts w:ascii="Menlo" w:hAnsi="Menlo" w:cs="Menlo"/>
                <w:color w:val="000000"/>
                <w:sz w:val="18"/>
                <w:szCs w:val="18"/>
              </w:rPr>
              <w:t>()</w:t>
            </w:r>
          </w:p>
          <w:p w14:paraId="6ABF579E" w14:textId="77777777" w:rsidR="003B7046" w:rsidRDefault="003B7046" w:rsidP="003B704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submission_df.drop</w:t>
            </w:r>
            <w:proofErr w:type="spellEnd"/>
            <w:r>
              <w:rPr>
                <w:rFonts w:ascii="Menlo" w:hAnsi="Menlo" w:cs="Menlo"/>
                <w:color w:val="000000"/>
                <w:sz w:val="18"/>
                <w:szCs w:val="18"/>
              </w:rPr>
              <w:t>(</w:t>
            </w:r>
            <w:r>
              <w:rPr>
                <w:rFonts w:ascii="Menlo" w:hAnsi="Menlo" w:cs="Menlo"/>
                <w:color w:val="001080"/>
                <w:sz w:val="18"/>
                <w:szCs w:val="18"/>
              </w:rPr>
              <w:t>columns</w:t>
            </w:r>
            <w:r>
              <w:rPr>
                <w:rFonts w:ascii="Menlo" w:hAnsi="Menlo" w:cs="Menlo"/>
                <w:color w:val="000000"/>
                <w:sz w:val="18"/>
                <w:szCs w:val="18"/>
              </w:rPr>
              <w:t>=[</w:t>
            </w:r>
            <w:r>
              <w:rPr>
                <w:rFonts w:ascii="Menlo" w:hAnsi="Menlo" w:cs="Menlo"/>
                <w:color w:val="A31515"/>
                <w:sz w:val="18"/>
                <w:szCs w:val="18"/>
              </w:rPr>
              <w:t>'index'</w:t>
            </w:r>
            <w:r>
              <w:rPr>
                <w:rFonts w:ascii="Menlo" w:hAnsi="Menlo" w:cs="Menlo"/>
                <w:color w:val="000000"/>
                <w:sz w:val="18"/>
                <w:szCs w:val="18"/>
              </w:rPr>
              <w:t xml:space="preserve">], </w:t>
            </w:r>
            <w:proofErr w:type="spellStart"/>
            <w:r>
              <w:rPr>
                <w:rFonts w:ascii="Menlo" w:hAnsi="Menlo" w:cs="Menlo"/>
                <w:color w:val="001080"/>
                <w:sz w:val="18"/>
                <w:szCs w:val="18"/>
              </w:rPr>
              <w:t>inplace</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1080"/>
                <w:sz w:val="18"/>
                <w:szCs w:val="18"/>
              </w:rPr>
              <w:t>axis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4991477A" w14:textId="77777777" w:rsidR="003B7046" w:rsidRDefault="003B7046" w:rsidP="003B704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submission_df.head</w:t>
            </w:r>
            <w:proofErr w:type="spellEnd"/>
            <w:r>
              <w:rPr>
                <w:rFonts w:ascii="Menlo" w:hAnsi="Menlo" w:cs="Menlo"/>
                <w:color w:val="000000"/>
                <w:sz w:val="18"/>
                <w:szCs w:val="18"/>
              </w:rPr>
              <w:t>()</w:t>
            </w:r>
          </w:p>
          <w:p w14:paraId="656FEF8E" w14:textId="77777777" w:rsidR="003B7046" w:rsidRDefault="003B7046" w:rsidP="003B7046">
            <w:pPr>
              <w:shd w:val="clear" w:color="auto" w:fill="FFFFFF"/>
              <w:spacing w:line="270" w:lineRule="atLeast"/>
              <w:rPr>
                <w:rFonts w:ascii="Menlo" w:hAnsi="Menlo" w:cs="Menlo"/>
                <w:color w:val="000000"/>
                <w:sz w:val="18"/>
                <w:szCs w:val="18"/>
              </w:rPr>
            </w:pPr>
          </w:p>
          <w:p w14:paraId="12460B6E" w14:textId="77777777" w:rsidR="003B7046" w:rsidRDefault="003B7046" w:rsidP="003B704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plt.pie</w:t>
            </w:r>
            <w:proofErr w:type="spellEnd"/>
            <w:r>
              <w:rPr>
                <w:rFonts w:ascii="Menlo" w:hAnsi="Menlo" w:cs="Menlo"/>
                <w:color w:val="000000"/>
                <w:sz w:val="18"/>
                <w:szCs w:val="18"/>
              </w:rPr>
              <w:t>(</w:t>
            </w:r>
            <w:proofErr w:type="spellStart"/>
            <w:r>
              <w:rPr>
                <w:rFonts w:ascii="Menlo" w:hAnsi="Menlo" w:cs="Menlo"/>
                <w:color w:val="000000"/>
                <w:sz w:val="18"/>
                <w:szCs w:val="18"/>
              </w:rPr>
              <w:t>submission_df.Transported.value_counts</w:t>
            </w:r>
            <w:proofErr w:type="spellEnd"/>
            <w:r>
              <w:rPr>
                <w:rFonts w:ascii="Menlo" w:hAnsi="Menlo" w:cs="Menlo"/>
                <w:color w:val="000000"/>
                <w:sz w:val="18"/>
                <w:szCs w:val="18"/>
              </w:rPr>
              <w:t xml:space="preserve">(), </w:t>
            </w:r>
            <w:r>
              <w:rPr>
                <w:rFonts w:ascii="Menlo" w:hAnsi="Menlo" w:cs="Menlo"/>
                <w:color w:val="001080"/>
                <w:sz w:val="18"/>
                <w:szCs w:val="18"/>
              </w:rPr>
              <w:t>shadow</w:t>
            </w:r>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1080"/>
                <w:sz w:val="18"/>
                <w:szCs w:val="18"/>
              </w:rPr>
              <w:t>explode</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1080"/>
                <w:sz w:val="18"/>
                <w:szCs w:val="18"/>
              </w:rPr>
              <w:t>autopct</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FF"/>
                <w:sz w:val="18"/>
                <w:szCs w:val="18"/>
              </w:rPr>
              <w:t>%.1f%%</w:t>
            </w:r>
            <w:r>
              <w:rPr>
                <w:rFonts w:ascii="Menlo" w:hAnsi="Menlo" w:cs="Menlo"/>
                <w:color w:val="A31515"/>
                <w:sz w:val="18"/>
                <w:szCs w:val="18"/>
              </w:rPr>
              <w:t>'</w:t>
            </w:r>
            <w:r>
              <w:rPr>
                <w:rFonts w:ascii="Menlo" w:hAnsi="Menlo" w:cs="Menlo"/>
                <w:color w:val="000000"/>
                <w:sz w:val="18"/>
                <w:szCs w:val="18"/>
              </w:rPr>
              <w:t>)</w:t>
            </w:r>
          </w:p>
          <w:p w14:paraId="24314392" w14:textId="77777777" w:rsidR="003B7046" w:rsidRDefault="003B7046" w:rsidP="003B7046">
            <w:pPr>
              <w:shd w:val="clear" w:color="auto" w:fill="FFFFFF"/>
              <w:spacing w:line="270" w:lineRule="atLeast"/>
              <w:rPr>
                <w:rFonts w:ascii="Menlo" w:hAnsi="Menlo" w:cs="Menlo"/>
                <w:color w:val="000000"/>
                <w:sz w:val="18"/>
                <w:szCs w:val="18"/>
              </w:rPr>
            </w:pPr>
          </w:p>
          <w:p w14:paraId="10F9EBE5" w14:textId="77777777" w:rsidR="003B7046" w:rsidRDefault="003B7046" w:rsidP="003B704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plt.title</w:t>
            </w:r>
            <w:proofErr w:type="spellEnd"/>
            <w:r>
              <w:rPr>
                <w:rFonts w:ascii="Menlo" w:hAnsi="Menlo" w:cs="Menlo"/>
                <w:color w:val="000000"/>
                <w:sz w:val="18"/>
                <w:szCs w:val="18"/>
              </w:rPr>
              <w:t>(</w:t>
            </w:r>
            <w:r>
              <w:rPr>
                <w:rFonts w:ascii="Menlo" w:hAnsi="Menlo" w:cs="Menlo"/>
                <w:color w:val="A31515"/>
                <w:sz w:val="18"/>
                <w:szCs w:val="18"/>
              </w:rPr>
              <w:t>'Transported '</w:t>
            </w:r>
            <w:r>
              <w:rPr>
                <w:rFonts w:ascii="Menlo" w:hAnsi="Menlo" w:cs="Menlo"/>
                <w:color w:val="000000"/>
                <w:sz w:val="18"/>
                <w:szCs w:val="18"/>
              </w:rPr>
              <w:t xml:space="preserve">, </w:t>
            </w:r>
            <w:r>
              <w:rPr>
                <w:rFonts w:ascii="Menlo" w:hAnsi="Menlo" w:cs="Menlo"/>
                <w:color w:val="001080"/>
                <w:sz w:val="18"/>
                <w:szCs w:val="18"/>
              </w:rPr>
              <w:t>size</w:t>
            </w:r>
            <w:r>
              <w:rPr>
                <w:rFonts w:ascii="Menlo" w:hAnsi="Menlo" w:cs="Menlo"/>
                <w:color w:val="000000"/>
                <w:sz w:val="18"/>
                <w:szCs w:val="18"/>
              </w:rPr>
              <w:t>=</w:t>
            </w:r>
            <w:r>
              <w:rPr>
                <w:rFonts w:ascii="Menlo" w:hAnsi="Menlo" w:cs="Menlo"/>
                <w:color w:val="098658"/>
                <w:sz w:val="18"/>
                <w:szCs w:val="18"/>
              </w:rPr>
              <w:t>18</w:t>
            </w:r>
            <w:r>
              <w:rPr>
                <w:rFonts w:ascii="Menlo" w:hAnsi="Menlo" w:cs="Menlo"/>
                <w:color w:val="000000"/>
                <w:sz w:val="18"/>
                <w:szCs w:val="18"/>
              </w:rPr>
              <w:t>)</w:t>
            </w:r>
          </w:p>
          <w:p w14:paraId="5EDB57FA" w14:textId="77777777" w:rsidR="003B7046" w:rsidRDefault="003B7046" w:rsidP="003B704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plt.legend</w:t>
            </w:r>
            <w:proofErr w:type="spellEnd"/>
            <w:r>
              <w:rPr>
                <w:rFonts w:ascii="Menlo" w:hAnsi="Menlo" w:cs="Menlo"/>
                <w:color w:val="000000"/>
                <w:sz w:val="18"/>
                <w:szCs w:val="18"/>
              </w:rPr>
              <w:t>([</w:t>
            </w:r>
            <w:r>
              <w:rPr>
                <w:rFonts w:ascii="Menlo" w:hAnsi="Menlo" w:cs="Menlo"/>
                <w:color w:val="A31515"/>
                <w:sz w:val="18"/>
                <w:szCs w:val="18"/>
              </w:rPr>
              <w:t>'False'</w:t>
            </w:r>
            <w:r>
              <w:rPr>
                <w:rFonts w:ascii="Menlo" w:hAnsi="Menlo" w:cs="Menlo"/>
                <w:color w:val="000000"/>
                <w:sz w:val="18"/>
                <w:szCs w:val="18"/>
              </w:rPr>
              <w:t xml:space="preserve">, </w:t>
            </w:r>
            <w:r>
              <w:rPr>
                <w:rFonts w:ascii="Menlo" w:hAnsi="Menlo" w:cs="Menlo"/>
                <w:color w:val="A31515"/>
                <w:sz w:val="18"/>
                <w:szCs w:val="18"/>
              </w:rPr>
              <w:t>'True'</w:t>
            </w:r>
            <w:r>
              <w:rPr>
                <w:rFonts w:ascii="Menlo" w:hAnsi="Menlo" w:cs="Menlo"/>
                <w:color w:val="000000"/>
                <w:sz w:val="18"/>
                <w:szCs w:val="18"/>
              </w:rPr>
              <w:t xml:space="preserve">], </w:t>
            </w:r>
            <w:r>
              <w:rPr>
                <w:rFonts w:ascii="Menlo" w:hAnsi="Menlo" w:cs="Menlo"/>
                <w:color w:val="001080"/>
                <w:sz w:val="18"/>
                <w:szCs w:val="18"/>
              </w:rPr>
              <w:t>loc</w:t>
            </w:r>
            <w:r>
              <w:rPr>
                <w:rFonts w:ascii="Menlo" w:hAnsi="Menlo" w:cs="Menlo"/>
                <w:color w:val="000000"/>
                <w:sz w:val="18"/>
                <w:szCs w:val="18"/>
              </w:rPr>
              <w:t>=</w:t>
            </w:r>
            <w:r>
              <w:rPr>
                <w:rFonts w:ascii="Menlo" w:hAnsi="Menlo" w:cs="Menlo"/>
                <w:color w:val="A31515"/>
                <w:sz w:val="18"/>
                <w:szCs w:val="18"/>
              </w:rPr>
              <w:t>'best'</w:t>
            </w:r>
            <w:r>
              <w:rPr>
                <w:rFonts w:ascii="Menlo" w:hAnsi="Menlo" w:cs="Menlo"/>
                <w:color w:val="000000"/>
                <w:sz w:val="18"/>
                <w:szCs w:val="18"/>
              </w:rPr>
              <w:t xml:space="preserve">, </w:t>
            </w:r>
            <w:proofErr w:type="spellStart"/>
            <w:r>
              <w:rPr>
                <w:rFonts w:ascii="Menlo" w:hAnsi="Menlo" w:cs="Menlo"/>
                <w:color w:val="001080"/>
                <w:sz w:val="18"/>
                <w:szCs w:val="18"/>
              </w:rPr>
              <w:t>fontsize</w:t>
            </w:r>
            <w:proofErr w:type="spellEnd"/>
            <w:r>
              <w:rPr>
                <w:rFonts w:ascii="Menlo" w:hAnsi="Menlo" w:cs="Menlo"/>
                <w:color w:val="000000"/>
                <w:sz w:val="18"/>
                <w:szCs w:val="18"/>
              </w:rPr>
              <w:t>=</w:t>
            </w:r>
            <w:r>
              <w:rPr>
                <w:rFonts w:ascii="Menlo" w:hAnsi="Menlo" w:cs="Menlo"/>
                <w:color w:val="098658"/>
                <w:sz w:val="18"/>
                <w:szCs w:val="18"/>
              </w:rPr>
              <w:t>12</w:t>
            </w:r>
            <w:r>
              <w:rPr>
                <w:rFonts w:ascii="Menlo" w:hAnsi="Menlo" w:cs="Menlo"/>
                <w:color w:val="000000"/>
                <w:sz w:val="18"/>
                <w:szCs w:val="18"/>
              </w:rPr>
              <w:t>)</w:t>
            </w:r>
          </w:p>
          <w:p w14:paraId="1FCAFCF8" w14:textId="77777777" w:rsidR="003B7046" w:rsidRDefault="003B7046" w:rsidP="003B704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plt.show</w:t>
            </w:r>
            <w:proofErr w:type="spellEnd"/>
            <w:r>
              <w:rPr>
                <w:rFonts w:ascii="Menlo" w:hAnsi="Menlo" w:cs="Menlo"/>
                <w:color w:val="000000"/>
                <w:sz w:val="18"/>
                <w:szCs w:val="18"/>
              </w:rPr>
              <w:t>()</w:t>
            </w:r>
          </w:p>
          <w:p w14:paraId="49578631" w14:textId="3256CA31" w:rsidR="003B7046" w:rsidRDefault="003B7046" w:rsidP="003B7046">
            <w:pPr>
              <w:shd w:val="clear" w:color="auto" w:fill="FFFFFF"/>
              <w:spacing w:line="270" w:lineRule="atLeast"/>
              <w:rPr>
                <w:rFonts w:ascii="Menlo" w:hAnsi="Menlo" w:cs="Menlo"/>
                <w:color w:val="000000"/>
                <w:sz w:val="18"/>
                <w:szCs w:val="18"/>
              </w:rPr>
            </w:pPr>
            <w:r>
              <w:rPr>
                <w:rFonts w:ascii="Menlo" w:hAnsi="Menlo" w:cs="Menlo"/>
                <w:color w:val="008000"/>
                <w:sz w:val="18"/>
                <w:szCs w:val="18"/>
              </w:rPr>
              <w:t># Output to csv</w:t>
            </w:r>
          </w:p>
          <w:p w14:paraId="2CB8F5B4" w14:textId="2FC8BE8B" w:rsidR="003B7046" w:rsidRPr="003B7046" w:rsidRDefault="003B7046" w:rsidP="003B704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submission_df.to_csv</w:t>
            </w:r>
            <w:proofErr w:type="spellEnd"/>
            <w:r>
              <w:rPr>
                <w:rFonts w:ascii="Menlo" w:hAnsi="Menlo" w:cs="Menlo"/>
                <w:color w:val="000000"/>
                <w:sz w:val="18"/>
                <w:szCs w:val="18"/>
              </w:rPr>
              <w:t>(</w:t>
            </w:r>
            <w:r>
              <w:rPr>
                <w:rFonts w:ascii="Menlo" w:hAnsi="Menlo" w:cs="Menlo"/>
                <w:color w:val="A31515"/>
                <w:sz w:val="18"/>
                <w:szCs w:val="18"/>
              </w:rPr>
              <w:t>"submission_M1F2.csv"</w:t>
            </w:r>
            <w:r>
              <w:rPr>
                <w:rFonts w:ascii="Menlo" w:hAnsi="Menlo" w:cs="Menlo"/>
                <w:color w:val="000000"/>
                <w:sz w:val="18"/>
                <w:szCs w:val="18"/>
              </w:rPr>
              <w:t xml:space="preserve">, </w:t>
            </w:r>
            <w:r>
              <w:rPr>
                <w:rFonts w:ascii="Menlo" w:hAnsi="Menlo" w:cs="Menlo"/>
                <w:color w:val="001080"/>
                <w:sz w:val="18"/>
                <w:szCs w:val="18"/>
              </w:rPr>
              <w:t>index</w:t>
            </w:r>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p>
        </w:tc>
      </w:tr>
    </w:tbl>
    <w:p w14:paraId="7C9489F3" w14:textId="697D3C84" w:rsidR="00050979" w:rsidRPr="00050979" w:rsidRDefault="0097067E" w:rsidP="0097067E">
      <w:pPr>
        <w:jc w:val="both"/>
        <w:rPr>
          <w:rFonts w:eastAsiaTheme="minorEastAsia" w:hint="eastAsia"/>
        </w:rPr>
      </w:pPr>
      <w:r w:rsidRPr="003B7046">
        <w:rPr>
          <w:noProof/>
        </w:rPr>
        <w:lastRenderedPageBreak/>
        <w:drawing>
          <wp:anchor distT="0" distB="0" distL="114300" distR="114300" simplePos="0" relativeHeight="251658258" behindDoc="1" locked="0" layoutInCell="1" allowOverlap="1" wp14:anchorId="685BE7C6" wp14:editId="2FFAA14D">
            <wp:simplePos x="0" y="0"/>
            <wp:positionH relativeFrom="column">
              <wp:posOffset>4099034</wp:posOffset>
            </wp:positionH>
            <wp:positionV relativeFrom="paragraph">
              <wp:posOffset>30830</wp:posOffset>
            </wp:positionV>
            <wp:extent cx="1617980" cy="1836420"/>
            <wp:effectExtent l="0" t="0" r="0" b="5080"/>
            <wp:wrapTight wrapText="bothSides">
              <wp:wrapPolygon edited="0">
                <wp:start x="0" y="0"/>
                <wp:lineTo x="0" y="21510"/>
                <wp:lineTo x="21363" y="21510"/>
                <wp:lineTo x="21363" y="0"/>
                <wp:lineTo x="0" y="0"/>
              </wp:wrapPolygon>
            </wp:wrapTight>
            <wp:docPr id="681950988" name="Picture 681950988" descr="一張含有 文字, 螢幕擷取畫面, 標誌,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08738" name="圖片 1" descr="一張含有 文字, 螢幕擷取畫面, 標誌, 字型 的圖片&#10;&#10;自動產生的描述"/>
                    <pic:cNvPicPr/>
                  </pic:nvPicPr>
                  <pic:blipFill rotWithShape="1">
                    <a:blip r:embed="rId30" cstate="print">
                      <a:extLst>
                        <a:ext uri="{28A0092B-C50C-407E-A947-70E740481C1C}">
                          <a14:useLocalDpi xmlns:a14="http://schemas.microsoft.com/office/drawing/2010/main" val="0"/>
                        </a:ext>
                      </a:extLst>
                    </a:blip>
                    <a:srcRect l="3047" t="5116" r="11977"/>
                    <a:stretch/>
                  </pic:blipFill>
                  <pic:spPr bwMode="auto">
                    <a:xfrm>
                      <a:off x="0" y="0"/>
                      <a:ext cx="1617980" cy="1836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C6CAB8" w14:textId="72175971" w:rsidR="003B7046" w:rsidRDefault="0097067E" w:rsidP="00FD5CF0">
      <w:pPr>
        <w:ind w:firstLine="480"/>
        <w:jc w:val="both"/>
      </w:pPr>
      <w:r w:rsidRPr="003B7046">
        <w:rPr>
          <w:noProof/>
        </w:rPr>
        <w:drawing>
          <wp:anchor distT="0" distB="0" distL="114300" distR="114300" simplePos="0" relativeHeight="251658259" behindDoc="1" locked="0" layoutInCell="1" allowOverlap="1" wp14:anchorId="05343E7B" wp14:editId="00E6C405">
            <wp:simplePos x="0" y="0"/>
            <wp:positionH relativeFrom="column">
              <wp:posOffset>52070</wp:posOffset>
            </wp:positionH>
            <wp:positionV relativeFrom="paragraph">
              <wp:posOffset>678465</wp:posOffset>
            </wp:positionV>
            <wp:extent cx="1744345" cy="2003425"/>
            <wp:effectExtent l="0" t="0" r="0" b="3175"/>
            <wp:wrapTight wrapText="bothSides">
              <wp:wrapPolygon edited="0">
                <wp:start x="0" y="0"/>
                <wp:lineTo x="0" y="21497"/>
                <wp:lineTo x="21388" y="21497"/>
                <wp:lineTo x="21388" y="0"/>
                <wp:lineTo x="0" y="0"/>
              </wp:wrapPolygon>
            </wp:wrapTight>
            <wp:docPr id="253129296" name="Picture 253129296" descr="一張含有 文字, 螢幕擷取畫面, 標誌,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29296" name="圖片 1" descr="一張含有 文字, 螢幕擷取畫面, 標誌, 字型 的圖片&#10;&#10;自動產生的描述"/>
                    <pic:cNvPicPr/>
                  </pic:nvPicPr>
                  <pic:blipFill rotWithShape="1">
                    <a:blip r:embed="rId31" cstate="print">
                      <a:extLst>
                        <a:ext uri="{28A0092B-C50C-407E-A947-70E740481C1C}">
                          <a14:useLocalDpi xmlns:a14="http://schemas.microsoft.com/office/drawing/2010/main" val="0"/>
                        </a:ext>
                      </a:extLst>
                    </a:blip>
                    <a:srcRect l="3048" t="5082" r="6597"/>
                    <a:stretch/>
                  </pic:blipFill>
                  <pic:spPr bwMode="auto">
                    <a:xfrm>
                      <a:off x="0" y="0"/>
                      <a:ext cx="1744345" cy="200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4CC8">
        <w:rPr>
          <w:rFonts w:hint="eastAsia"/>
        </w:rPr>
        <w:t>A</w:t>
      </w:r>
      <w:r w:rsidR="008A4CC8">
        <w:t xml:space="preserve">fter model analysis, random forest is selected as the most accurate model. </w:t>
      </w:r>
      <w:r w:rsidR="007F135B">
        <w:t xml:space="preserve">It is used to predict the result of </w:t>
      </w:r>
      <w:r w:rsidR="003B7046">
        <w:t>the distribution of “Transported” in submission dataset:</w:t>
      </w:r>
    </w:p>
    <w:p w14:paraId="1CA68E55" w14:textId="031BB5BA" w:rsidR="00E270D5" w:rsidRPr="00E270D5" w:rsidRDefault="00E270D5" w:rsidP="00E270D5">
      <w:pPr>
        <w:jc w:val="center"/>
      </w:pPr>
    </w:p>
    <w:p w14:paraId="10CB5CA9" w14:textId="6A29B9B3" w:rsidR="00525368" w:rsidRPr="00E270D5" w:rsidRDefault="00525368" w:rsidP="0097067E"/>
    <w:p w14:paraId="5EBF6173" w14:textId="27042A5D" w:rsidR="003B7046" w:rsidRDefault="0047294A" w:rsidP="005234BE">
      <w:pPr>
        <w:ind w:firstLine="480"/>
        <w:jc w:val="both"/>
      </w:pPr>
      <w:r>
        <w:rPr>
          <w:rFonts w:hint="eastAsia"/>
        </w:rPr>
        <w:t>B</w:t>
      </w:r>
      <w:r>
        <w:t xml:space="preserve">esides, </w:t>
      </w:r>
      <w:r w:rsidR="008645F6">
        <w:t xml:space="preserve">it is interested to think about if </w:t>
      </w:r>
      <w:r w:rsidR="00A12700">
        <w:t xml:space="preserve">handling feature engineering </w:t>
      </w:r>
      <w:r w:rsidR="009B70A4">
        <w:t xml:space="preserve">before handling missing </w:t>
      </w:r>
      <w:r w:rsidR="007566FB">
        <w:t xml:space="preserve">data. Will </w:t>
      </w:r>
      <w:r w:rsidR="009432E6">
        <w:t xml:space="preserve">there </w:t>
      </w:r>
      <w:r w:rsidR="004E3B3D">
        <w:t xml:space="preserve">any change on the performance </w:t>
      </w:r>
      <w:r w:rsidR="00826220">
        <w:t>of prediction</w:t>
      </w:r>
      <w:r w:rsidR="00EC223A">
        <w:t xml:space="preserve">? </w:t>
      </w:r>
      <w:r w:rsidR="00EB305B">
        <w:t xml:space="preserve">To </w:t>
      </w:r>
      <w:r w:rsidR="001B7883">
        <w:t xml:space="preserve">demonstrate </w:t>
      </w:r>
      <w:r w:rsidR="00164F3B">
        <w:t xml:space="preserve">the change, a </w:t>
      </w:r>
      <w:r w:rsidR="005D1D90">
        <w:t>version</w:t>
      </w:r>
      <w:r w:rsidR="004A7CAD">
        <w:t xml:space="preserve"> is </w:t>
      </w:r>
      <w:r w:rsidR="001E6C51">
        <w:t>developed</w:t>
      </w:r>
      <w:r w:rsidR="004259DE">
        <w:t xml:space="preserve"> and </w:t>
      </w:r>
      <w:r w:rsidR="005C00CA">
        <w:t>stated prediction:</w:t>
      </w:r>
    </w:p>
    <w:p w14:paraId="57214186" w14:textId="77777777" w:rsidR="00050979" w:rsidRPr="00050979" w:rsidRDefault="00050979" w:rsidP="005234BE">
      <w:pPr>
        <w:ind w:firstLine="480"/>
        <w:jc w:val="both"/>
        <w:rPr>
          <w:rFonts w:eastAsiaTheme="minorEastAsia" w:hint="eastAsia"/>
        </w:rPr>
      </w:pPr>
    </w:p>
    <w:p w14:paraId="13DF9172" w14:textId="31DB8EF7" w:rsidR="005234BE" w:rsidRPr="00050979" w:rsidRDefault="00F656B7" w:rsidP="003B7046">
      <w:pPr>
        <w:rPr>
          <w:rFonts w:eastAsiaTheme="minorEastAsia" w:hint="eastAsia"/>
        </w:rPr>
      </w:pPr>
      <w:r>
        <w:t xml:space="preserve">Both </w:t>
      </w:r>
      <w:r w:rsidR="003B7046">
        <w:t xml:space="preserve">csv file </w:t>
      </w:r>
      <w:r>
        <w:t>is</w:t>
      </w:r>
      <w:r w:rsidR="003B7046">
        <w:t xml:space="preserve"> uploaded to </w:t>
      </w:r>
      <w:r w:rsidR="00744CB4">
        <w:t>Kaggle and</w:t>
      </w:r>
      <w:r w:rsidR="003B7046">
        <w:t xml:space="preserve"> result:</w:t>
      </w:r>
    </w:p>
    <w:p w14:paraId="5AD84629" w14:textId="673164E2" w:rsidR="003B7046" w:rsidRDefault="003B7046" w:rsidP="003B7046">
      <w:pPr>
        <w:jc w:val="center"/>
      </w:pPr>
      <w:r w:rsidRPr="003B7046">
        <w:rPr>
          <w:noProof/>
        </w:rPr>
        <w:drawing>
          <wp:inline distT="0" distB="0" distL="0" distR="0" wp14:anchorId="6CF826C3" wp14:editId="56DC935A">
            <wp:extent cx="3657600" cy="874890"/>
            <wp:effectExtent l="0" t="0" r="0" b="1905"/>
            <wp:docPr id="2086721232" name="Picture 2086721232" descr="一張含有 文字, 螢幕擷取畫面, 字型,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21232" name="圖片 1" descr="一張含有 文字, 螢幕擷取畫面, 字型, 白色 的圖片&#10;&#10;自動產生的描述"/>
                    <pic:cNvPicPr/>
                  </pic:nvPicPr>
                  <pic:blipFill>
                    <a:blip r:embed="rId32"/>
                    <a:stretch>
                      <a:fillRect/>
                    </a:stretch>
                  </pic:blipFill>
                  <pic:spPr>
                    <a:xfrm>
                      <a:off x="0" y="0"/>
                      <a:ext cx="3713272" cy="888207"/>
                    </a:xfrm>
                    <a:prstGeom prst="rect">
                      <a:avLst/>
                    </a:prstGeom>
                  </pic:spPr>
                </pic:pic>
              </a:graphicData>
            </a:graphic>
          </wp:inline>
        </w:drawing>
      </w:r>
    </w:p>
    <w:p w14:paraId="4B036B55" w14:textId="2996341D" w:rsidR="003B7046" w:rsidRPr="003B7046" w:rsidRDefault="003A4F34" w:rsidP="001071F3">
      <w:pPr>
        <w:ind w:firstLine="480"/>
      </w:pPr>
      <w:r>
        <w:rPr>
          <w:rFonts w:hint="eastAsia"/>
        </w:rPr>
        <w:t>I</w:t>
      </w:r>
      <w:r>
        <w:t xml:space="preserve">t can be found </w:t>
      </w:r>
      <w:r w:rsidR="00370DC6">
        <w:t xml:space="preserve">the </w:t>
      </w:r>
      <w:r w:rsidR="00762BF0">
        <w:t xml:space="preserve">accuracy </w:t>
      </w:r>
      <w:r w:rsidR="003905BD">
        <w:t>in</w:t>
      </w:r>
      <w:r w:rsidR="003B7046">
        <w:t xml:space="preserve"> handling missing data </w:t>
      </w:r>
      <w:r w:rsidR="001071F3">
        <w:t>before</w:t>
      </w:r>
      <w:r w:rsidR="003B7046">
        <w:t xml:space="preserve"> </w:t>
      </w:r>
      <w:r w:rsidR="58AC0662">
        <w:t>handling</w:t>
      </w:r>
      <w:r w:rsidR="003B7046">
        <w:t xml:space="preserve"> feature engineering </w:t>
      </w:r>
      <w:r w:rsidR="1DEA825F">
        <w:t>has</w:t>
      </w:r>
      <w:r w:rsidR="003B7046">
        <w:t xml:space="preserve"> </w:t>
      </w:r>
      <w:r w:rsidR="00AF6A5C">
        <w:t xml:space="preserve">a </w:t>
      </w:r>
      <w:r w:rsidR="003B7046">
        <w:t xml:space="preserve">better performance </w:t>
      </w:r>
      <w:r w:rsidR="000D2407">
        <w:t>on</w:t>
      </w:r>
      <w:r w:rsidR="003B7046">
        <w:t xml:space="preserve"> </w:t>
      </w:r>
      <w:r w:rsidR="6E64E9B5">
        <w:t>handling</w:t>
      </w:r>
      <w:r w:rsidR="003B7046">
        <w:t xml:space="preserve"> feature engineering </w:t>
      </w:r>
      <w:r w:rsidR="00C17A3E">
        <w:t>before</w:t>
      </w:r>
      <w:r w:rsidR="003B7046">
        <w:t xml:space="preserve"> </w:t>
      </w:r>
      <w:r w:rsidR="009B5987">
        <w:t>handles</w:t>
      </w:r>
      <w:r w:rsidR="003B7046">
        <w:t xml:space="preserve"> missing data. </w:t>
      </w:r>
      <w:r w:rsidR="00366DEC">
        <w:t xml:space="preserve">The </w:t>
      </w:r>
      <w:r w:rsidR="00BA4BCC">
        <w:t>method 2</w:t>
      </w:r>
      <w:r w:rsidR="00C44A47">
        <w:t xml:space="preserve"> </w:t>
      </w:r>
      <w:r w:rsidR="00BA4BCC">
        <w:t>(handling feature engineering before handles missing data)</w:t>
      </w:r>
      <w:r w:rsidR="00366DEC">
        <w:t xml:space="preserve"> causes a negative impact </w:t>
      </w:r>
      <w:r w:rsidR="00BC057C">
        <w:t xml:space="preserve">on the accuracy of dataset </w:t>
      </w:r>
      <w:r w:rsidR="00D866F2">
        <w:t xml:space="preserve">which </w:t>
      </w:r>
      <w:r w:rsidR="002554B5">
        <w:t>missing value</w:t>
      </w:r>
      <w:r w:rsidR="00D866F2">
        <w:t xml:space="preserve"> will affect the actual value of </w:t>
      </w:r>
      <w:r w:rsidR="003B7046">
        <w:t>feature engineering</w:t>
      </w:r>
      <w:r w:rsidR="00055041">
        <w:t>. Thus, it decides</w:t>
      </w:r>
      <w:r w:rsidR="003B7046">
        <w:t xml:space="preserve"> to use </w:t>
      </w:r>
      <w:r w:rsidR="00055041">
        <w:t>method 1(</w:t>
      </w:r>
      <w:r w:rsidR="003B7046">
        <w:t xml:space="preserve">handling missing data </w:t>
      </w:r>
      <w:r w:rsidR="00256A8E">
        <w:t>before handling</w:t>
      </w:r>
      <w:r w:rsidR="003B7046">
        <w:t xml:space="preserve"> feature engineering</w:t>
      </w:r>
      <w:r w:rsidR="00055041">
        <w:t>)</w:t>
      </w:r>
      <w:r w:rsidR="00055041" w:rsidRPr="00055041">
        <w:t xml:space="preserve"> </w:t>
      </w:r>
      <w:r w:rsidR="00055041">
        <w:t xml:space="preserve">as </w:t>
      </w:r>
      <w:r w:rsidR="00D261E0">
        <w:t>the prediction</w:t>
      </w:r>
      <w:r w:rsidR="00055041">
        <w:t>.</w:t>
      </w:r>
    </w:p>
    <w:p w14:paraId="59E5DA8D" w14:textId="6EF96A46" w:rsidR="00DA78DA" w:rsidRDefault="00DA78DA" w:rsidP="002B4D93">
      <w:pPr>
        <w:pStyle w:val="Heading1"/>
      </w:pPr>
      <w:bookmarkStart w:id="27" w:name="_Toc150474645"/>
      <w:r w:rsidRPr="002B4D93">
        <w:rPr>
          <w:rFonts w:hint="eastAsia"/>
        </w:rPr>
        <w:t>L</w:t>
      </w:r>
      <w:r w:rsidRPr="002B4D93">
        <w:t>ink of Kaggle</w:t>
      </w:r>
      <w:bookmarkEnd w:id="27"/>
    </w:p>
    <w:p w14:paraId="04252AF0" w14:textId="6147208C" w:rsidR="00E447AB" w:rsidRPr="00E447AB" w:rsidRDefault="008F40EE" w:rsidP="00E447AB">
      <w:r>
        <w:t>A</w:t>
      </w:r>
      <w:r w:rsidR="00E447AB">
        <w:t xml:space="preserve"> </w:t>
      </w:r>
      <w:r w:rsidR="00DD5EB7">
        <w:t xml:space="preserve">clear workflow </w:t>
      </w:r>
      <w:r w:rsidR="00DC690E">
        <w:t xml:space="preserve">on </w:t>
      </w:r>
      <w:r w:rsidR="00656534">
        <w:t>analysis</w:t>
      </w:r>
      <w:r w:rsidR="00DC690E">
        <w:t xml:space="preserve"> </w:t>
      </w:r>
      <w:r w:rsidR="006A0BD4">
        <w:t>of transported rate in spaceship titanic</w:t>
      </w:r>
      <w:r w:rsidR="005B5F64">
        <w:t xml:space="preserve"> is stated:</w:t>
      </w:r>
    </w:p>
    <w:p w14:paraId="37177637" w14:textId="00571945" w:rsidR="00A7578D" w:rsidRPr="00A7578D" w:rsidRDefault="00000000" w:rsidP="0060241A">
      <w:hyperlink r:id="rId33" w:tgtFrame="_blank" w:tooltip="https://www.kaggle.com/nataouo/space-nhk" w:history="1">
        <w:r w:rsidR="0060241A">
          <w:rPr>
            <w:rStyle w:val="Hyperlink"/>
            <w:rFonts w:ascii="inherit" w:eastAsia="微軟正黑體" w:hAnsi="inherit"/>
            <w:bdr w:val="none" w:sz="0" w:space="0" w:color="auto" w:frame="1"/>
          </w:rPr>
          <w:t>https://www.kaggle.com/nataouo/space-nhk</w:t>
        </w:r>
      </w:hyperlink>
    </w:p>
    <w:sectPr w:rsidR="00A7578D" w:rsidRPr="00A7578D">
      <w:pgSz w:w="11906" w:h="16838"/>
      <w:pgMar w:top="1440" w:right="1440" w:bottom="1440" w:left="1440" w:header="720" w:footer="720" w:gutter="0"/>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4F277" w14:textId="77777777" w:rsidR="00F00B1A" w:rsidRDefault="00F00B1A" w:rsidP="008A72B5">
      <w:r>
        <w:separator/>
      </w:r>
    </w:p>
  </w:endnote>
  <w:endnote w:type="continuationSeparator" w:id="0">
    <w:p w14:paraId="66201C42" w14:textId="77777777" w:rsidR="00F00B1A" w:rsidRDefault="00F00B1A" w:rsidP="008A72B5">
      <w:r>
        <w:continuationSeparator/>
      </w:r>
    </w:p>
  </w:endnote>
  <w:endnote w:type="continuationNotice" w:id="1">
    <w:p w14:paraId="1AF16201" w14:textId="77777777" w:rsidR="00F00B1A" w:rsidRDefault="00F00B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altName w:val="Leelawadee UI"/>
    <w:charset w:val="00"/>
    <w:family w:val="modern"/>
    <w:pitch w:val="fixed"/>
    <w:sig w:usb0="E60022FF" w:usb1="D200F9FB" w:usb2="02000028" w:usb3="00000000" w:csb0="000001D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微軟正黑體">
    <w:altName w:val="Microsoft JhengHei"/>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1DC39" w14:textId="77777777" w:rsidR="00F00B1A" w:rsidRDefault="00F00B1A" w:rsidP="008A72B5">
      <w:r>
        <w:separator/>
      </w:r>
    </w:p>
  </w:footnote>
  <w:footnote w:type="continuationSeparator" w:id="0">
    <w:p w14:paraId="77B0CDE0" w14:textId="77777777" w:rsidR="00F00B1A" w:rsidRDefault="00F00B1A" w:rsidP="008A72B5">
      <w:r>
        <w:continuationSeparator/>
      </w:r>
    </w:p>
  </w:footnote>
  <w:footnote w:type="continuationNotice" w:id="1">
    <w:p w14:paraId="56311ECB" w14:textId="77777777" w:rsidR="00F00B1A" w:rsidRDefault="00F00B1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B4905"/>
    <w:multiLevelType w:val="hybridMultilevel"/>
    <w:tmpl w:val="2586F0A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25987D30"/>
    <w:multiLevelType w:val="hybridMultilevel"/>
    <w:tmpl w:val="38964990"/>
    <w:lvl w:ilvl="0" w:tplc="9FE6A474">
      <w:start w:val="1"/>
      <w:numFmt w:val="decimal"/>
      <w:lvlText w:val="%1."/>
      <w:lvlJc w:val="left"/>
      <w:pPr>
        <w:ind w:left="720" w:hanging="360"/>
      </w:pPr>
    </w:lvl>
    <w:lvl w:ilvl="1" w:tplc="821288E8">
      <w:start w:val="1"/>
      <w:numFmt w:val="lowerLetter"/>
      <w:lvlText w:val="%2."/>
      <w:lvlJc w:val="left"/>
      <w:pPr>
        <w:ind w:left="1440" w:hanging="360"/>
      </w:pPr>
    </w:lvl>
    <w:lvl w:ilvl="2" w:tplc="BAD047A8">
      <w:start w:val="1"/>
      <w:numFmt w:val="lowerRoman"/>
      <w:lvlText w:val="%3."/>
      <w:lvlJc w:val="right"/>
      <w:pPr>
        <w:ind w:left="2160" w:hanging="180"/>
      </w:pPr>
    </w:lvl>
    <w:lvl w:ilvl="3" w:tplc="58E4A3C0">
      <w:start w:val="1"/>
      <w:numFmt w:val="decimal"/>
      <w:lvlText w:val="%4."/>
      <w:lvlJc w:val="left"/>
      <w:pPr>
        <w:ind w:left="2880" w:hanging="360"/>
      </w:pPr>
    </w:lvl>
    <w:lvl w:ilvl="4" w:tplc="67325ECC">
      <w:start w:val="1"/>
      <w:numFmt w:val="lowerLetter"/>
      <w:lvlText w:val="%5."/>
      <w:lvlJc w:val="left"/>
      <w:pPr>
        <w:ind w:left="3600" w:hanging="360"/>
      </w:pPr>
    </w:lvl>
    <w:lvl w:ilvl="5" w:tplc="327E5794">
      <w:start w:val="1"/>
      <w:numFmt w:val="lowerRoman"/>
      <w:lvlText w:val="%6."/>
      <w:lvlJc w:val="right"/>
      <w:pPr>
        <w:ind w:left="4320" w:hanging="180"/>
      </w:pPr>
    </w:lvl>
    <w:lvl w:ilvl="6" w:tplc="291A2E68">
      <w:start w:val="1"/>
      <w:numFmt w:val="decimal"/>
      <w:lvlText w:val="%7."/>
      <w:lvlJc w:val="left"/>
      <w:pPr>
        <w:ind w:left="5040" w:hanging="360"/>
      </w:pPr>
    </w:lvl>
    <w:lvl w:ilvl="7" w:tplc="932ED896">
      <w:start w:val="1"/>
      <w:numFmt w:val="lowerLetter"/>
      <w:lvlText w:val="%8."/>
      <w:lvlJc w:val="left"/>
      <w:pPr>
        <w:ind w:left="5760" w:hanging="360"/>
      </w:pPr>
    </w:lvl>
    <w:lvl w:ilvl="8" w:tplc="96769D5E">
      <w:start w:val="1"/>
      <w:numFmt w:val="lowerRoman"/>
      <w:lvlText w:val="%9."/>
      <w:lvlJc w:val="right"/>
      <w:pPr>
        <w:ind w:left="6480" w:hanging="180"/>
      </w:pPr>
    </w:lvl>
  </w:abstractNum>
  <w:abstractNum w:abstractNumId="2" w15:restartNumberingAfterBreak="0">
    <w:nsid w:val="5A8B582D"/>
    <w:multiLevelType w:val="hybridMultilevel"/>
    <w:tmpl w:val="E4705D22"/>
    <w:lvl w:ilvl="0" w:tplc="F8B854CC">
      <w:start w:val="1"/>
      <w:numFmt w:val="bullet"/>
      <w:lvlText w:val=""/>
      <w:lvlJc w:val="left"/>
      <w:pPr>
        <w:ind w:left="960" w:hanging="480"/>
      </w:pPr>
      <w:rPr>
        <w:rFonts w:ascii="Symbol" w:hAnsi="Symbol" w:hint="default"/>
        <w:color w:val="auto"/>
      </w:rPr>
    </w:lvl>
    <w:lvl w:ilvl="1" w:tplc="FFFFFFFF" w:tentative="1">
      <w:start w:val="1"/>
      <w:numFmt w:val="bullet"/>
      <w:lvlText w:val=""/>
      <w:lvlJc w:val="left"/>
      <w:pPr>
        <w:ind w:left="1440" w:hanging="480"/>
      </w:pPr>
      <w:rPr>
        <w:rFonts w:ascii="Wingdings" w:hAnsi="Wingdings" w:hint="default"/>
      </w:rPr>
    </w:lvl>
    <w:lvl w:ilvl="2" w:tplc="FFFFFFFF" w:tentative="1">
      <w:start w:val="1"/>
      <w:numFmt w:val="bullet"/>
      <w:lvlText w:val=""/>
      <w:lvlJc w:val="left"/>
      <w:pPr>
        <w:ind w:left="1920" w:hanging="480"/>
      </w:pPr>
      <w:rPr>
        <w:rFonts w:ascii="Wingdings" w:hAnsi="Wingdings" w:hint="default"/>
      </w:rPr>
    </w:lvl>
    <w:lvl w:ilvl="3" w:tplc="FFFFFFFF" w:tentative="1">
      <w:start w:val="1"/>
      <w:numFmt w:val="bullet"/>
      <w:lvlText w:val=""/>
      <w:lvlJc w:val="left"/>
      <w:pPr>
        <w:ind w:left="2400" w:hanging="480"/>
      </w:pPr>
      <w:rPr>
        <w:rFonts w:ascii="Wingdings" w:hAnsi="Wingdings" w:hint="default"/>
      </w:rPr>
    </w:lvl>
    <w:lvl w:ilvl="4" w:tplc="FFFFFFFF" w:tentative="1">
      <w:start w:val="1"/>
      <w:numFmt w:val="bullet"/>
      <w:lvlText w:val=""/>
      <w:lvlJc w:val="left"/>
      <w:pPr>
        <w:ind w:left="2880" w:hanging="480"/>
      </w:pPr>
      <w:rPr>
        <w:rFonts w:ascii="Wingdings" w:hAnsi="Wingdings" w:hint="default"/>
      </w:rPr>
    </w:lvl>
    <w:lvl w:ilvl="5" w:tplc="FFFFFFFF" w:tentative="1">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3" w15:restartNumberingAfterBreak="0">
    <w:nsid w:val="75AF07B2"/>
    <w:multiLevelType w:val="hybridMultilevel"/>
    <w:tmpl w:val="212CF110"/>
    <w:lvl w:ilvl="0" w:tplc="A7EA502C">
      <w:numFmt w:val="bullet"/>
      <w:lvlText w:val="-"/>
      <w:lvlJc w:val="left"/>
      <w:pPr>
        <w:ind w:left="360" w:hanging="360"/>
      </w:pPr>
      <w:rPr>
        <w:rFonts w:ascii="Comic Sans MS" w:eastAsiaTheme="minorEastAsia" w:hAnsi="Comic Sans M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2091660118">
    <w:abstractNumId w:val="1"/>
  </w:num>
  <w:num w:numId="2" w16cid:durableId="698432841">
    <w:abstractNumId w:val="3"/>
  </w:num>
  <w:num w:numId="3" w16cid:durableId="1470050047">
    <w:abstractNumId w:val="0"/>
  </w:num>
  <w:num w:numId="4" w16cid:durableId="2620795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5E682ED"/>
    <w:rsid w:val="00002267"/>
    <w:rsid w:val="00010D45"/>
    <w:rsid w:val="000127CE"/>
    <w:rsid w:val="00014026"/>
    <w:rsid w:val="00015008"/>
    <w:rsid w:val="000156A3"/>
    <w:rsid w:val="0001649F"/>
    <w:rsid w:val="0002171D"/>
    <w:rsid w:val="000252C9"/>
    <w:rsid w:val="00027948"/>
    <w:rsid w:val="00027F18"/>
    <w:rsid w:val="000323F0"/>
    <w:rsid w:val="00034435"/>
    <w:rsid w:val="00036791"/>
    <w:rsid w:val="00036B7C"/>
    <w:rsid w:val="00037696"/>
    <w:rsid w:val="00040FF7"/>
    <w:rsid w:val="00041656"/>
    <w:rsid w:val="0004516E"/>
    <w:rsid w:val="00045810"/>
    <w:rsid w:val="00050979"/>
    <w:rsid w:val="000518F8"/>
    <w:rsid w:val="0005284A"/>
    <w:rsid w:val="0005342E"/>
    <w:rsid w:val="00053DE6"/>
    <w:rsid w:val="0005430C"/>
    <w:rsid w:val="00055041"/>
    <w:rsid w:val="00055748"/>
    <w:rsid w:val="000578DE"/>
    <w:rsid w:val="00061274"/>
    <w:rsid w:val="00070CC8"/>
    <w:rsid w:val="00071261"/>
    <w:rsid w:val="000728B8"/>
    <w:rsid w:val="00073C1C"/>
    <w:rsid w:val="00075EB5"/>
    <w:rsid w:val="00080B7D"/>
    <w:rsid w:val="00084515"/>
    <w:rsid w:val="00085117"/>
    <w:rsid w:val="00085B23"/>
    <w:rsid w:val="000A5E07"/>
    <w:rsid w:val="000B53A4"/>
    <w:rsid w:val="000B78EC"/>
    <w:rsid w:val="000C2206"/>
    <w:rsid w:val="000C7A59"/>
    <w:rsid w:val="000D04E7"/>
    <w:rsid w:val="000D1356"/>
    <w:rsid w:val="000D14E0"/>
    <w:rsid w:val="000D2407"/>
    <w:rsid w:val="000D3E4C"/>
    <w:rsid w:val="000D54D8"/>
    <w:rsid w:val="000E1B8D"/>
    <w:rsid w:val="000E4FDA"/>
    <w:rsid w:val="000F2C43"/>
    <w:rsid w:val="000F69D6"/>
    <w:rsid w:val="000F7348"/>
    <w:rsid w:val="000F7FF6"/>
    <w:rsid w:val="00102ECF"/>
    <w:rsid w:val="001070D1"/>
    <w:rsid w:val="001071F3"/>
    <w:rsid w:val="00110A95"/>
    <w:rsid w:val="00120044"/>
    <w:rsid w:val="0012241C"/>
    <w:rsid w:val="00123E17"/>
    <w:rsid w:val="00125D16"/>
    <w:rsid w:val="00127076"/>
    <w:rsid w:val="00130DCD"/>
    <w:rsid w:val="001363B9"/>
    <w:rsid w:val="001368B1"/>
    <w:rsid w:val="0014631E"/>
    <w:rsid w:val="001475C6"/>
    <w:rsid w:val="00151B55"/>
    <w:rsid w:val="001527C6"/>
    <w:rsid w:val="0015404E"/>
    <w:rsid w:val="00154E69"/>
    <w:rsid w:val="00157413"/>
    <w:rsid w:val="00161226"/>
    <w:rsid w:val="00161DC1"/>
    <w:rsid w:val="00164F3B"/>
    <w:rsid w:val="0016669F"/>
    <w:rsid w:val="00166753"/>
    <w:rsid w:val="00167B03"/>
    <w:rsid w:val="0017051A"/>
    <w:rsid w:val="001717D9"/>
    <w:rsid w:val="00173F8D"/>
    <w:rsid w:val="00174ADE"/>
    <w:rsid w:val="001777D7"/>
    <w:rsid w:val="00177C6D"/>
    <w:rsid w:val="00181421"/>
    <w:rsid w:val="0018293B"/>
    <w:rsid w:val="001849FD"/>
    <w:rsid w:val="00184BFE"/>
    <w:rsid w:val="001868FF"/>
    <w:rsid w:val="00191E70"/>
    <w:rsid w:val="00195E60"/>
    <w:rsid w:val="001A2774"/>
    <w:rsid w:val="001A5E86"/>
    <w:rsid w:val="001A5E95"/>
    <w:rsid w:val="001B2059"/>
    <w:rsid w:val="001B4976"/>
    <w:rsid w:val="001B7883"/>
    <w:rsid w:val="001B7980"/>
    <w:rsid w:val="001C098A"/>
    <w:rsid w:val="001C2F1F"/>
    <w:rsid w:val="001C7A8E"/>
    <w:rsid w:val="001D046B"/>
    <w:rsid w:val="001D0F06"/>
    <w:rsid w:val="001D6B2C"/>
    <w:rsid w:val="001E2C54"/>
    <w:rsid w:val="001E466F"/>
    <w:rsid w:val="001E6C51"/>
    <w:rsid w:val="001F2ED4"/>
    <w:rsid w:val="001F3552"/>
    <w:rsid w:val="001F7995"/>
    <w:rsid w:val="002002F7"/>
    <w:rsid w:val="00203D59"/>
    <w:rsid w:val="002070CE"/>
    <w:rsid w:val="00207739"/>
    <w:rsid w:val="00222F75"/>
    <w:rsid w:val="00225EC1"/>
    <w:rsid w:val="00230428"/>
    <w:rsid w:val="00231243"/>
    <w:rsid w:val="00237D03"/>
    <w:rsid w:val="002419F4"/>
    <w:rsid w:val="00241E77"/>
    <w:rsid w:val="00242F75"/>
    <w:rsid w:val="0024334C"/>
    <w:rsid w:val="002525C3"/>
    <w:rsid w:val="00254D3B"/>
    <w:rsid w:val="002554B5"/>
    <w:rsid w:val="00256A8E"/>
    <w:rsid w:val="00262B81"/>
    <w:rsid w:val="00277A82"/>
    <w:rsid w:val="002827B7"/>
    <w:rsid w:val="00283859"/>
    <w:rsid w:val="0028413A"/>
    <w:rsid w:val="002848CE"/>
    <w:rsid w:val="00290BC1"/>
    <w:rsid w:val="002914C9"/>
    <w:rsid w:val="002914FB"/>
    <w:rsid w:val="00294599"/>
    <w:rsid w:val="00295E69"/>
    <w:rsid w:val="002A09DD"/>
    <w:rsid w:val="002A18B4"/>
    <w:rsid w:val="002A2BEE"/>
    <w:rsid w:val="002A5C0A"/>
    <w:rsid w:val="002A6C08"/>
    <w:rsid w:val="002B18BE"/>
    <w:rsid w:val="002B1EE8"/>
    <w:rsid w:val="002B33AB"/>
    <w:rsid w:val="002B4B47"/>
    <w:rsid w:val="002B4D93"/>
    <w:rsid w:val="002C03F1"/>
    <w:rsid w:val="002C1E1B"/>
    <w:rsid w:val="002C59E3"/>
    <w:rsid w:val="002C639F"/>
    <w:rsid w:val="002D139A"/>
    <w:rsid w:val="002D1761"/>
    <w:rsid w:val="002D2B13"/>
    <w:rsid w:val="002D4188"/>
    <w:rsid w:val="002D56A6"/>
    <w:rsid w:val="002E1E02"/>
    <w:rsid w:val="002E2199"/>
    <w:rsid w:val="002E3002"/>
    <w:rsid w:val="002E65D0"/>
    <w:rsid w:val="002F008C"/>
    <w:rsid w:val="002F1771"/>
    <w:rsid w:val="002F2D4D"/>
    <w:rsid w:val="002F47AB"/>
    <w:rsid w:val="002F5DBA"/>
    <w:rsid w:val="002F776D"/>
    <w:rsid w:val="00301837"/>
    <w:rsid w:val="003022E5"/>
    <w:rsid w:val="0030236B"/>
    <w:rsid w:val="003128C2"/>
    <w:rsid w:val="00313BFB"/>
    <w:rsid w:val="0031782F"/>
    <w:rsid w:val="00317895"/>
    <w:rsid w:val="00322384"/>
    <w:rsid w:val="00327FC4"/>
    <w:rsid w:val="00332102"/>
    <w:rsid w:val="00335F92"/>
    <w:rsid w:val="003374EC"/>
    <w:rsid w:val="00341A4D"/>
    <w:rsid w:val="00342B5F"/>
    <w:rsid w:val="00342EB9"/>
    <w:rsid w:val="00351895"/>
    <w:rsid w:val="003518AA"/>
    <w:rsid w:val="00351E8A"/>
    <w:rsid w:val="00353C68"/>
    <w:rsid w:val="00354D3A"/>
    <w:rsid w:val="00354F6B"/>
    <w:rsid w:val="003553A2"/>
    <w:rsid w:val="003568A3"/>
    <w:rsid w:val="00360267"/>
    <w:rsid w:val="003609DE"/>
    <w:rsid w:val="00364FF1"/>
    <w:rsid w:val="00366709"/>
    <w:rsid w:val="00366DEC"/>
    <w:rsid w:val="00367E0F"/>
    <w:rsid w:val="00370DC6"/>
    <w:rsid w:val="003744B3"/>
    <w:rsid w:val="0037510E"/>
    <w:rsid w:val="00377156"/>
    <w:rsid w:val="00382BD0"/>
    <w:rsid w:val="00386E00"/>
    <w:rsid w:val="00387DF7"/>
    <w:rsid w:val="003905BD"/>
    <w:rsid w:val="00392FC9"/>
    <w:rsid w:val="00393C4C"/>
    <w:rsid w:val="00393E73"/>
    <w:rsid w:val="00397504"/>
    <w:rsid w:val="003A487A"/>
    <w:rsid w:val="003A4F34"/>
    <w:rsid w:val="003B2FD4"/>
    <w:rsid w:val="003B323F"/>
    <w:rsid w:val="003B4777"/>
    <w:rsid w:val="003B49A4"/>
    <w:rsid w:val="003B7046"/>
    <w:rsid w:val="003C01F0"/>
    <w:rsid w:val="003C0F5C"/>
    <w:rsid w:val="003C44F3"/>
    <w:rsid w:val="003C7655"/>
    <w:rsid w:val="003C78BF"/>
    <w:rsid w:val="003C7A42"/>
    <w:rsid w:val="003D11FC"/>
    <w:rsid w:val="003D2299"/>
    <w:rsid w:val="003D40F5"/>
    <w:rsid w:val="003D4C5F"/>
    <w:rsid w:val="003D4DAE"/>
    <w:rsid w:val="003E153D"/>
    <w:rsid w:val="003E1C32"/>
    <w:rsid w:val="003E203E"/>
    <w:rsid w:val="003E54AD"/>
    <w:rsid w:val="003E605F"/>
    <w:rsid w:val="003E64FB"/>
    <w:rsid w:val="003E71C6"/>
    <w:rsid w:val="00401181"/>
    <w:rsid w:val="004017DC"/>
    <w:rsid w:val="0040279D"/>
    <w:rsid w:val="00404CDC"/>
    <w:rsid w:val="00405B5C"/>
    <w:rsid w:val="0040677C"/>
    <w:rsid w:val="004071FB"/>
    <w:rsid w:val="00412399"/>
    <w:rsid w:val="00413D67"/>
    <w:rsid w:val="00416076"/>
    <w:rsid w:val="00416413"/>
    <w:rsid w:val="00417C27"/>
    <w:rsid w:val="00421E90"/>
    <w:rsid w:val="004239EF"/>
    <w:rsid w:val="004259DE"/>
    <w:rsid w:val="00433386"/>
    <w:rsid w:val="004335DE"/>
    <w:rsid w:val="004341B2"/>
    <w:rsid w:val="00435312"/>
    <w:rsid w:val="00441802"/>
    <w:rsid w:val="00441DCA"/>
    <w:rsid w:val="004453B6"/>
    <w:rsid w:val="004473E6"/>
    <w:rsid w:val="004528C0"/>
    <w:rsid w:val="00461056"/>
    <w:rsid w:val="00462E1B"/>
    <w:rsid w:val="00465004"/>
    <w:rsid w:val="00466461"/>
    <w:rsid w:val="0046698C"/>
    <w:rsid w:val="00467914"/>
    <w:rsid w:val="00470426"/>
    <w:rsid w:val="0047294A"/>
    <w:rsid w:val="0047437F"/>
    <w:rsid w:val="004755DF"/>
    <w:rsid w:val="004770CF"/>
    <w:rsid w:val="004775C3"/>
    <w:rsid w:val="0048657A"/>
    <w:rsid w:val="00492529"/>
    <w:rsid w:val="00492742"/>
    <w:rsid w:val="0049455A"/>
    <w:rsid w:val="00497F9E"/>
    <w:rsid w:val="004A3FB4"/>
    <w:rsid w:val="004A7CAD"/>
    <w:rsid w:val="004B3234"/>
    <w:rsid w:val="004B4202"/>
    <w:rsid w:val="004B7430"/>
    <w:rsid w:val="004C30C3"/>
    <w:rsid w:val="004C7F9D"/>
    <w:rsid w:val="004D0522"/>
    <w:rsid w:val="004D18D3"/>
    <w:rsid w:val="004D4BD7"/>
    <w:rsid w:val="004D7D82"/>
    <w:rsid w:val="004E17AE"/>
    <w:rsid w:val="004E2B24"/>
    <w:rsid w:val="004E34F0"/>
    <w:rsid w:val="004E3B3D"/>
    <w:rsid w:val="004E4501"/>
    <w:rsid w:val="004E7974"/>
    <w:rsid w:val="004E7D96"/>
    <w:rsid w:val="004F3208"/>
    <w:rsid w:val="004F3658"/>
    <w:rsid w:val="004F489B"/>
    <w:rsid w:val="005006A7"/>
    <w:rsid w:val="00503CF6"/>
    <w:rsid w:val="0050476A"/>
    <w:rsid w:val="005102C4"/>
    <w:rsid w:val="00511543"/>
    <w:rsid w:val="00512640"/>
    <w:rsid w:val="00512ABE"/>
    <w:rsid w:val="00514262"/>
    <w:rsid w:val="005151B9"/>
    <w:rsid w:val="0051646B"/>
    <w:rsid w:val="00521297"/>
    <w:rsid w:val="00521467"/>
    <w:rsid w:val="005234BE"/>
    <w:rsid w:val="005250FD"/>
    <w:rsid w:val="00525368"/>
    <w:rsid w:val="00525F44"/>
    <w:rsid w:val="00526F97"/>
    <w:rsid w:val="0053150B"/>
    <w:rsid w:val="00541B8D"/>
    <w:rsid w:val="00542C2F"/>
    <w:rsid w:val="00544B8B"/>
    <w:rsid w:val="00545950"/>
    <w:rsid w:val="005553CA"/>
    <w:rsid w:val="0057123E"/>
    <w:rsid w:val="00571988"/>
    <w:rsid w:val="00571A4C"/>
    <w:rsid w:val="00572017"/>
    <w:rsid w:val="0057536E"/>
    <w:rsid w:val="00577B67"/>
    <w:rsid w:val="00580173"/>
    <w:rsid w:val="005845CF"/>
    <w:rsid w:val="005861D3"/>
    <w:rsid w:val="005868CB"/>
    <w:rsid w:val="005915A7"/>
    <w:rsid w:val="0059182E"/>
    <w:rsid w:val="0059206E"/>
    <w:rsid w:val="0059514A"/>
    <w:rsid w:val="00595BE8"/>
    <w:rsid w:val="005A170B"/>
    <w:rsid w:val="005A2EEA"/>
    <w:rsid w:val="005A6690"/>
    <w:rsid w:val="005A7216"/>
    <w:rsid w:val="005B5F64"/>
    <w:rsid w:val="005C00CA"/>
    <w:rsid w:val="005C077F"/>
    <w:rsid w:val="005D079A"/>
    <w:rsid w:val="005D1D90"/>
    <w:rsid w:val="005D6A68"/>
    <w:rsid w:val="005D6C28"/>
    <w:rsid w:val="005D6CBE"/>
    <w:rsid w:val="005D7481"/>
    <w:rsid w:val="005E2180"/>
    <w:rsid w:val="005E5473"/>
    <w:rsid w:val="005E73CB"/>
    <w:rsid w:val="005F0FD7"/>
    <w:rsid w:val="005F26AA"/>
    <w:rsid w:val="005F5B15"/>
    <w:rsid w:val="0060241A"/>
    <w:rsid w:val="00602C87"/>
    <w:rsid w:val="00604AD5"/>
    <w:rsid w:val="006054C5"/>
    <w:rsid w:val="00611321"/>
    <w:rsid w:val="00611430"/>
    <w:rsid w:val="0061202B"/>
    <w:rsid w:val="00615727"/>
    <w:rsid w:val="00616124"/>
    <w:rsid w:val="00616693"/>
    <w:rsid w:val="006218CE"/>
    <w:rsid w:val="0062209D"/>
    <w:rsid w:val="006224D0"/>
    <w:rsid w:val="00623542"/>
    <w:rsid w:val="00625009"/>
    <w:rsid w:val="00633003"/>
    <w:rsid w:val="006354D5"/>
    <w:rsid w:val="00635608"/>
    <w:rsid w:val="006357F7"/>
    <w:rsid w:val="006440F1"/>
    <w:rsid w:val="00644408"/>
    <w:rsid w:val="00644D18"/>
    <w:rsid w:val="0064510E"/>
    <w:rsid w:val="00653CD7"/>
    <w:rsid w:val="00656534"/>
    <w:rsid w:val="0065654B"/>
    <w:rsid w:val="00660E42"/>
    <w:rsid w:val="00680F6E"/>
    <w:rsid w:val="006812A1"/>
    <w:rsid w:val="00681ACD"/>
    <w:rsid w:val="006872E9"/>
    <w:rsid w:val="00690B74"/>
    <w:rsid w:val="0069362D"/>
    <w:rsid w:val="006936E4"/>
    <w:rsid w:val="006A0BD4"/>
    <w:rsid w:val="006A194C"/>
    <w:rsid w:val="006A3178"/>
    <w:rsid w:val="006A69C1"/>
    <w:rsid w:val="006A6C9E"/>
    <w:rsid w:val="006A7B3E"/>
    <w:rsid w:val="006B100E"/>
    <w:rsid w:val="006B27CB"/>
    <w:rsid w:val="006B52C7"/>
    <w:rsid w:val="006B6007"/>
    <w:rsid w:val="006B6BC1"/>
    <w:rsid w:val="006D4E9E"/>
    <w:rsid w:val="006E3537"/>
    <w:rsid w:val="006E4001"/>
    <w:rsid w:val="006E4446"/>
    <w:rsid w:val="006E4636"/>
    <w:rsid w:val="006E5CB1"/>
    <w:rsid w:val="006F08E8"/>
    <w:rsid w:val="006F2E30"/>
    <w:rsid w:val="006F4D8C"/>
    <w:rsid w:val="006F584F"/>
    <w:rsid w:val="006F5D52"/>
    <w:rsid w:val="007007B4"/>
    <w:rsid w:val="00701C73"/>
    <w:rsid w:val="007022AB"/>
    <w:rsid w:val="00704339"/>
    <w:rsid w:val="00704647"/>
    <w:rsid w:val="007050AE"/>
    <w:rsid w:val="00711AAB"/>
    <w:rsid w:val="00711E5A"/>
    <w:rsid w:val="007121FE"/>
    <w:rsid w:val="007155BC"/>
    <w:rsid w:val="00715F1E"/>
    <w:rsid w:val="0072082B"/>
    <w:rsid w:val="00720E9B"/>
    <w:rsid w:val="0072134B"/>
    <w:rsid w:val="00727981"/>
    <w:rsid w:val="00731BE1"/>
    <w:rsid w:val="00734E14"/>
    <w:rsid w:val="00736371"/>
    <w:rsid w:val="00742778"/>
    <w:rsid w:val="00744CB4"/>
    <w:rsid w:val="00744F5C"/>
    <w:rsid w:val="007464ED"/>
    <w:rsid w:val="00752607"/>
    <w:rsid w:val="00752E78"/>
    <w:rsid w:val="007535F2"/>
    <w:rsid w:val="0075537F"/>
    <w:rsid w:val="007566FB"/>
    <w:rsid w:val="00761AA3"/>
    <w:rsid w:val="00762BF0"/>
    <w:rsid w:val="00763A3F"/>
    <w:rsid w:val="00763B2A"/>
    <w:rsid w:val="007706DF"/>
    <w:rsid w:val="00770AC5"/>
    <w:rsid w:val="007716CC"/>
    <w:rsid w:val="00777191"/>
    <w:rsid w:val="007845B2"/>
    <w:rsid w:val="00790496"/>
    <w:rsid w:val="00791273"/>
    <w:rsid w:val="00792A7D"/>
    <w:rsid w:val="007946A9"/>
    <w:rsid w:val="00794A6C"/>
    <w:rsid w:val="007A0845"/>
    <w:rsid w:val="007A4F26"/>
    <w:rsid w:val="007A51C5"/>
    <w:rsid w:val="007A5F6E"/>
    <w:rsid w:val="007B00AD"/>
    <w:rsid w:val="007B3395"/>
    <w:rsid w:val="007B3561"/>
    <w:rsid w:val="007B591A"/>
    <w:rsid w:val="007B6439"/>
    <w:rsid w:val="007B6B39"/>
    <w:rsid w:val="007C0F01"/>
    <w:rsid w:val="007C29E5"/>
    <w:rsid w:val="007D0084"/>
    <w:rsid w:val="007D0520"/>
    <w:rsid w:val="007D20F8"/>
    <w:rsid w:val="007D22D4"/>
    <w:rsid w:val="007D3B62"/>
    <w:rsid w:val="007D464E"/>
    <w:rsid w:val="007D4AA6"/>
    <w:rsid w:val="007D4C87"/>
    <w:rsid w:val="007D5A24"/>
    <w:rsid w:val="007E2548"/>
    <w:rsid w:val="007E6804"/>
    <w:rsid w:val="007E6D56"/>
    <w:rsid w:val="007F1184"/>
    <w:rsid w:val="007F135B"/>
    <w:rsid w:val="007F5213"/>
    <w:rsid w:val="007F60BE"/>
    <w:rsid w:val="00801842"/>
    <w:rsid w:val="00802902"/>
    <w:rsid w:val="008036E2"/>
    <w:rsid w:val="0081095B"/>
    <w:rsid w:val="00812927"/>
    <w:rsid w:val="008152C2"/>
    <w:rsid w:val="00820CF3"/>
    <w:rsid w:val="00822F6A"/>
    <w:rsid w:val="0082582F"/>
    <w:rsid w:val="00826220"/>
    <w:rsid w:val="008314C9"/>
    <w:rsid w:val="00831C2E"/>
    <w:rsid w:val="008330C7"/>
    <w:rsid w:val="00833663"/>
    <w:rsid w:val="00835B8E"/>
    <w:rsid w:val="008405EC"/>
    <w:rsid w:val="008455EB"/>
    <w:rsid w:val="00850E2D"/>
    <w:rsid w:val="008575F7"/>
    <w:rsid w:val="00860DFD"/>
    <w:rsid w:val="008645F6"/>
    <w:rsid w:val="00865E87"/>
    <w:rsid w:val="00866991"/>
    <w:rsid w:val="00866E2D"/>
    <w:rsid w:val="00873BC9"/>
    <w:rsid w:val="00876378"/>
    <w:rsid w:val="0088024D"/>
    <w:rsid w:val="00884F12"/>
    <w:rsid w:val="008854F6"/>
    <w:rsid w:val="00887177"/>
    <w:rsid w:val="00893B05"/>
    <w:rsid w:val="00893F45"/>
    <w:rsid w:val="00895005"/>
    <w:rsid w:val="00896F53"/>
    <w:rsid w:val="008A4CC8"/>
    <w:rsid w:val="008A59DF"/>
    <w:rsid w:val="008A63DD"/>
    <w:rsid w:val="008A6D9E"/>
    <w:rsid w:val="008A72B5"/>
    <w:rsid w:val="008B20AD"/>
    <w:rsid w:val="008C34EC"/>
    <w:rsid w:val="008C5FFC"/>
    <w:rsid w:val="008C7074"/>
    <w:rsid w:val="008D05FB"/>
    <w:rsid w:val="008D0D9E"/>
    <w:rsid w:val="008D1A03"/>
    <w:rsid w:val="008D26C9"/>
    <w:rsid w:val="008D3776"/>
    <w:rsid w:val="008E3524"/>
    <w:rsid w:val="008E46CD"/>
    <w:rsid w:val="008E4739"/>
    <w:rsid w:val="008E4AA3"/>
    <w:rsid w:val="008E58A8"/>
    <w:rsid w:val="008E6BA7"/>
    <w:rsid w:val="008F04F3"/>
    <w:rsid w:val="008F40EE"/>
    <w:rsid w:val="008F63B0"/>
    <w:rsid w:val="008F7758"/>
    <w:rsid w:val="008F780D"/>
    <w:rsid w:val="009030E8"/>
    <w:rsid w:val="00910438"/>
    <w:rsid w:val="009105CD"/>
    <w:rsid w:val="0092007B"/>
    <w:rsid w:val="00923734"/>
    <w:rsid w:val="00926465"/>
    <w:rsid w:val="00926651"/>
    <w:rsid w:val="0093206D"/>
    <w:rsid w:val="00933FE9"/>
    <w:rsid w:val="00934E22"/>
    <w:rsid w:val="009353E9"/>
    <w:rsid w:val="009374CF"/>
    <w:rsid w:val="009411F1"/>
    <w:rsid w:val="009432E6"/>
    <w:rsid w:val="00946168"/>
    <w:rsid w:val="00946748"/>
    <w:rsid w:val="009468B2"/>
    <w:rsid w:val="00946CEC"/>
    <w:rsid w:val="00950D4C"/>
    <w:rsid w:val="0095198C"/>
    <w:rsid w:val="00956C67"/>
    <w:rsid w:val="009607D2"/>
    <w:rsid w:val="00961A50"/>
    <w:rsid w:val="00966225"/>
    <w:rsid w:val="009700EA"/>
    <w:rsid w:val="0097067E"/>
    <w:rsid w:val="0097170B"/>
    <w:rsid w:val="00971CB2"/>
    <w:rsid w:val="00974B7B"/>
    <w:rsid w:val="00975572"/>
    <w:rsid w:val="009809B9"/>
    <w:rsid w:val="00984D26"/>
    <w:rsid w:val="00984D83"/>
    <w:rsid w:val="00990D7F"/>
    <w:rsid w:val="009B16B8"/>
    <w:rsid w:val="009B191A"/>
    <w:rsid w:val="009B5168"/>
    <w:rsid w:val="009B5901"/>
    <w:rsid w:val="009B5987"/>
    <w:rsid w:val="009B70A4"/>
    <w:rsid w:val="009C04A9"/>
    <w:rsid w:val="009C08EA"/>
    <w:rsid w:val="009C2BD6"/>
    <w:rsid w:val="009C3F94"/>
    <w:rsid w:val="009C5135"/>
    <w:rsid w:val="009C601D"/>
    <w:rsid w:val="009C6DBC"/>
    <w:rsid w:val="009C7C13"/>
    <w:rsid w:val="009D0992"/>
    <w:rsid w:val="009D523E"/>
    <w:rsid w:val="009E10EC"/>
    <w:rsid w:val="009E1F28"/>
    <w:rsid w:val="009E251F"/>
    <w:rsid w:val="009E2822"/>
    <w:rsid w:val="009E2878"/>
    <w:rsid w:val="009E4C0D"/>
    <w:rsid w:val="009E4E3D"/>
    <w:rsid w:val="009E7294"/>
    <w:rsid w:val="009F0527"/>
    <w:rsid w:val="009F0F34"/>
    <w:rsid w:val="009F119B"/>
    <w:rsid w:val="009F1D2D"/>
    <w:rsid w:val="009F75D1"/>
    <w:rsid w:val="00A02531"/>
    <w:rsid w:val="00A12700"/>
    <w:rsid w:val="00A12C8A"/>
    <w:rsid w:val="00A130AE"/>
    <w:rsid w:val="00A22434"/>
    <w:rsid w:val="00A23D26"/>
    <w:rsid w:val="00A244A9"/>
    <w:rsid w:val="00A26601"/>
    <w:rsid w:val="00A41641"/>
    <w:rsid w:val="00A41B48"/>
    <w:rsid w:val="00A44E12"/>
    <w:rsid w:val="00A45A0D"/>
    <w:rsid w:val="00A51118"/>
    <w:rsid w:val="00A545E8"/>
    <w:rsid w:val="00A55076"/>
    <w:rsid w:val="00A61A78"/>
    <w:rsid w:val="00A67F3D"/>
    <w:rsid w:val="00A71CD3"/>
    <w:rsid w:val="00A71CEB"/>
    <w:rsid w:val="00A73F70"/>
    <w:rsid w:val="00A7578D"/>
    <w:rsid w:val="00A7602E"/>
    <w:rsid w:val="00A76EBB"/>
    <w:rsid w:val="00A859DD"/>
    <w:rsid w:val="00A903B7"/>
    <w:rsid w:val="00A90AE8"/>
    <w:rsid w:val="00AA1538"/>
    <w:rsid w:val="00AA6BD1"/>
    <w:rsid w:val="00AA7141"/>
    <w:rsid w:val="00AA7B73"/>
    <w:rsid w:val="00AB0A2D"/>
    <w:rsid w:val="00AB3CB5"/>
    <w:rsid w:val="00AC6BAB"/>
    <w:rsid w:val="00AD0365"/>
    <w:rsid w:val="00AD0DD6"/>
    <w:rsid w:val="00AD282D"/>
    <w:rsid w:val="00AD2B67"/>
    <w:rsid w:val="00AD343F"/>
    <w:rsid w:val="00AD4B1C"/>
    <w:rsid w:val="00AD4F9C"/>
    <w:rsid w:val="00AD52D2"/>
    <w:rsid w:val="00AD61B7"/>
    <w:rsid w:val="00AD7F2D"/>
    <w:rsid w:val="00AE304F"/>
    <w:rsid w:val="00AE4001"/>
    <w:rsid w:val="00AE67B1"/>
    <w:rsid w:val="00AF02FE"/>
    <w:rsid w:val="00AF0C6B"/>
    <w:rsid w:val="00AF1C0D"/>
    <w:rsid w:val="00AF6A5C"/>
    <w:rsid w:val="00AF6F92"/>
    <w:rsid w:val="00AF74F8"/>
    <w:rsid w:val="00AF78A4"/>
    <w:rsid w:val="00B01DA4"/>
    <w:rsid w:val="00B02A06"/>
    <w:rsid w:val="00B03BA1"/>
    <w:rsid w:val="00B044E0"/>
    <w:rsid w:val="00B06CFF"/>
    <w:rsid w:val="00B07927"/>
    <w:rsid w:val="00B11132"/>
    <w:rsid w:val="00B14C86"/>
    <w:rsid w:val="00B22266"/>
    <w:rsid w:val="00B2604E"/>
    <w:rsid w:val="00B27ED3"/>
    <w:rsid w:val="00B31DFE"/>
    <w:rsid w:val="00B34653"/>
    <w:rsid w:val="00B354E1"/>
    <w:rsid w:val="00B4069C"/>
    <w:rsid w:val="00B47C14"/>
    <w:rsid w:val="00B50440"/>
    <w:rsid w:val="00B510C7"/>
    <w:rsid w:val="00B5169F"/>
    <w:rsid w:val="00B52460"/>
    <w:rsid w:val="00B528B6"/>
    <w:rsid w:val="00B5704C"/>
    <w:rsid w:val="00B60BE6"/>
    <w:rsid w:val="00B612B4"/>
    <w:rsid w:val="00B63A3F"/>
    <w:rsid w:val="00B64097"/>
    <w:rsid w:val="00B66D7A"/>
    <w:rsid w:val="00B679F3"/>
    <w:rsid w:val="00B73058"/>
    <w:rsid w:val="00B73B5D"/>
    <w:rsid w:val="00B7683C"/>
    <w:rsid w:val="00B8156F"/>
    <w:rsid w:val="00B818F2"/>
    <w:rsid w:val="00B81D0F"/>
    <w:rsid w:val="00B86C17"/>
    <w:rsid w:val="00BA4BCC"/>
    <w:rsid w:val="00BA4C8D"/>
    <w:rsid w:val="00BA699E"/>
    <w:rsid w:val="00BB270E"/>
    <w:rsid w:val="00BB415A"/>
    <w:rsid w:val="00BB4C97"/>
    <w:rsid w:val="00BB531A"/>
    <w:rsid w:val="00BB6A50"/>
    <w:rsid w:val="00BC057C"/>
    <w:rsid w:val="00BC3EBE"/>
    <w:rsid w:val="00BC6B52"/>
    <w:rsid w:val="00BD1C2C"/>
    <w:rsid w:val="00BD7E1F"/>
    <w:rsid w:val="00BE005F"/>
    <w:rsid w:val="00BE116A"/>
    <w:rsid w:val="00BE3A39"/>
    <w:rsid w:val="00BE59B0"/>
    <w:rsid w:val="00BE665C"/>
    <w:rsid w:val="00BF21F4"/>
    <w:rsid w:val="00BF7B3D"/>
    <w:rsid w:val="00C006BC"/>
    <w:rsid w:val="00C016C3"/>
    <w:rsid w:val="00C02A1D"/>
    <w:rsid w:val="00C073EA"/>
    <w:rsid w:val="00C135E8"/>
    <w:rsid w:val="00C156F1"/>
    <w:rsid w:val="00C17A3E"/>
    <w:rsid w:val="00C3250E"/>
    <w:rsid w:val="00C33880"/>
    <w:rsid w:val="00C340F5"/>
    <w:rsid w:val="00C3647C"/>
    <w:rsid w:val="00C36CDE"/>
    <w:rsid w:val="00C36D98"/>
    <w:rsid w:val="00C42C8A"/>
    <w:rsid w:val="00C432D5"/>
    <w:rsid w:val="00C44A47"/>
    <w:rsid w:val="00C519D1"/>
    <w:rsid w:val="00C550E6"/>
    <w:rsid w:val="00C55E38"/>
    <w:rsid w:val="00C57679"/>
    <w:rsid w:val="00C628A1"/>
    <w:rsid w:val="00C63B14"/>
    <w:rsid w:val="00C63F34"/>
    <w:rsid w:val="00C65664"/>
    <w:rsid w:val="00C6629E"/>
    <w:rsid w:val="00C67245"/>
    <w:rsid w:val="00C74092"/>
    <w:rsid w:val="00C741DA"/>
    <w:rsid w:val="00C75693"/>
    <w:rsid w:val="00C83A87"/>
    <w:rsid w:val="00C8467E"/>
    <w:rsid w:val="00C92E2A"/>
    <w:rsid w:val="00C946BF"/>
    <w:rsid w:val="00C9547C"/>
    <w:rsid w:val="00CA2FEA"/>
    <w:rsid w:val="00CA3D37"/>
    <w:rsid w:val="00CB625E"/>
    <w:rsid w:val="00CC0B2A"/>
    <w:rsid w:val="00CC1682"/>
    <w:rsid w:val="00CC174A"/>
    <w:rsid w:val="00CC24C1"/>
    <w:rsid w:val="00CC4AD8"/>
    <w:rsid w:val="00CC6556"/>
    <w:rsid w:val="00CD20D5"/>
    <w:rsid w:val="00CD29C8"/>
    <w:rsid w:val="00CD6AEF"/>
    <w:rsid w:val="00CD7CE3"/>
    <w:rsid w:val="00CE5CCE"/>
    <w:rsid w:val="00CF0A6A"/>
    <w:rsid w:val="00CF3527"/>
    <w:rsid w:val="00CF5944"/>
    <w:rsid w:val="00CF6FAF"/>
    <w:rsid w:val="00D015B3"/>
    <w:rsid w:val="00D03156"/>
    <w:rsid w:val="00D04812"/>
    <w:rsid w:val="00D072F2"/>
    <w:rsid w:val="00D12000"/>
    <w:rsid w:val="00D122C6"/>
    <w:rsid w:val="00D12591"/>
    <w:rsid w:val="00D1375F"/>
    <w:rsid w:val="00D21221"/>
    <w:rsid w:val="00D21642"/>
    <w:rsid w:val="00D233C3"/>
    <w:rsid w:val="00D23C58"/>
    <w:rsid w:val="00D245E3"/>
    <w:rsid w:val="00D25062"/>
    <w:rsid w:val="00D256B5"/>
    <w:rsid w:val="00D261E0"/>
    <w:rsid w:val="00D27703"/>
    <w:rsid w:val="00D308D0"/>
    <w:rsid w:val="00D336EB"/>
    <w:rsid w:val="00D3371A"/>
    <w:rsid w:val="00D35B3F"/>
    <w:rsid w:val="00D40CB6"/>
    <w:rsid w:val="00D45D70"/>
    <w:rsid w:val="00D46E86"/>
    <w:rsid w:val="00D51398"/>
    <w:rsid w:val="00D52F05"/>
    <w:rsid w:val="00D53208"/>
    <w:rsid w:val="00D61E7B"/>
    <w:rsid w:val="00D63271"/>
    <w:rsid w:val="00D6635E"/>
    <w:rsid w:val="00D75501"/>
    <w:rsid w:val="00D75B3D"/>
    <w:rsid w:val="00D76BEE"/>
    <w:rsid w:val="00D80B65"/>
    <w:rsid w:val="00D818EA"/>
    <w:rsid w:val="00D82A69"/>
    <w:rsid w:val="00D82AD5"/>
    <w:rsid w:val="00D84815"/>
    <w:rsid w:val="00D849AA"/>
    <w:rsid w:val="00D866F2"/>
    <w:rsid w:val="00D86B0C"/>
    <w:rsid w:val="00D87887"/>
    <w:rsid w:val="00D9205E"/>
    <w:rsid w:val="00D935FC"/>
    <w:rsid w:val="00D96FD7"/>
    <w:rsid w:val="00D97E45"/>
    <w:rsid w:val="00DA3FCE"/>
    <w:rsid w:val="00DA51AA"/>
    <w:rsid w:val="00DA6A71"/>
    <w:rsid w:val="00DA78DA"/>
    <w:rsid w:val="00DB0127"/>
    <w:rsid w:val="00DB12EF"/>
    <w:rsid w:val="00DB33F8"/>
    <w:rsid w:val="00DB3F50"/>
    <w:rsid w:val="00DB5E2E"/>
    <w:rsid w:val="00DB6944"/>
    <w:rsid w:val="00DC0170"/>
    <w:rsid w:val="00DC0E26"/>
    <w:rsid w:val="00DC690E"/>
    <w:rsid w:val="00DD0C10"/>
    <w:rsid w:val="00DD4328"/>
    <w:rsid w:val="00DD5783"/>
    <w:rsid w:val="00DD5EB7"/>
    <w:rsid w:val="00DE2F8A"/>
    <w:rsid w:val="00DE430B"/>
    <w:rsid w:val="00DF3A11"/>
    <w:rsid w:val="00DF47B1"/>
    <w:rsid w:val="00DF7FFC"/>
    <w:rsid w:val="00E00607"/>
    <w:rsid w:val="00E0386E"/>
    <w:rsid w:val="00E0648B"/>
    <w:rsid w:val="00E12A51"/>
    <w:rsid w:val="00E144C7"/>
    <w:rsid w:val="00E15A6F"/>
    <w:rsid w:val="00E15FB2"/>
    <w:rsid w:val="00E254A7"/>
    <w:rsid w:val="00E270D5"/>
    <w:rsid w:val="00E31C86"/>
    <w:rsid w:val="00E34578"/>
    <w:rsid w:val="00E447AB"/>
    <w:rsid w:val="00E45123"/>
    <w:rsid w:val="00E45E3C"/>
    <w:rsid w:val="00E53615"/>
    <w:rsid w:val="00E537D7"/>
    <w:rsid w:val="00E567CD"/>
    <w:rsid w:val="00E57C8D"/>
    <w:rsid w:val="00E6058D"/>
    <w:rsid w:val="00E6670A"/>
    <w:rsid w:val="00E72B46"/>
    <w:rsid w:val="00E739E4"/>
    <w:rsid w:val="00E774FB"/>
    <w:rsid w:val="00E77D37"/>
    <w:rsid w:val="00E83F16"/>
    <w:rsid w:val="00E8508E"/>
    <w:rsid w:val="00E91A93"/>
    <w:rsid w:val="00E94898"/>
    <w:rsid w:val="00E94F28"/>
    <w:rsid w:val="00EA18C9"/>
    <w:rsid w:val="00EA30B1"/>
    <w:rsid w:val="00EA4001"/>
    <w:rsid w:val="00EB2C0C"/>
    <w:rsid w:val="00EB305B"/>
    <w:rsid w:val="00EB4762"/>
    <w:rsid w:val="00EC0077"/>
    <w:rsid w:val="00EC044A"/>
    <w:rsid w:val="00EC0F1D"/>
    <w:rsid w:val="00EC223A"/>
    <w:rsid w:val="00EC2986"/>
    <w:rsid w:val="00EC2E07"/>
    <w:rsid w:val="00EC556F"/>
    <w:rsid w:val="00EC70C9"/>
    <w:rsid w:val="00EC77E2"/>
    <w:rsid w:val="00ED08A6"/>
    <w:rsid w:val="00ED3EDB"/>
    <w:rsid w:val="00ED520B"/>
    <w:rsid w:val="00ED53F7"/>
    <w:rsid w:val="00ED6ABC"/>
    <w:rsid w:val="00EE4C9F"/>
    <w:rsid w:val="00EE5A01"/>
    <w:rsid w:val="00EE74A6"/>
    <w:rsid w:val="00EF0B9D"/>
    <w:rsid w:val="00EF2398"/>
    <w:rsid w:val="00EF3127"/>
    <w:rsid w:val="00EF57F9"/>
    <w:rsid w:val="00EF732D"/>
    <w:rsid w:val="00F00B1A"/>
    <w:rsid w:val="00F032C2"/>
    <w:rsid w:val="00F03BA9"/>
    <w:rsid w:val="00F04228"/>
    <w:rsid w:val="00F05418"/>
    <w:rsid w:val="00F104F8"/>
    <w:rsid w:val="00F12E45"/>
    <w:rsid w:val="00F12F9B"/>
    <w:rsid w:val="00F14653"/>
    <w:rsid w:val="00F1541D"/>
    <w:rsid w:val="00F16249"/>
    <w:rsid w:val="00F16DBA"/>
    <w:rsid w:val="00F2012E"/>
    <w:rsid w:val="00F208F8"/>
    <w:rsid w:val="00F223C8"/>
    <w:rsid w:val="00F24620"/>
    <w:rsid w:val="00F2463A"/>
    <w:rsid w:val="00F2507D"/>
    <w:rsid w:val="00F2774F"/>
    <w:rsid w:val="00F30D6B"/>
    <w:rsid w:val="00F31A41"/>
    <w:rsid w:val="00F32350"/>
    <w:rsid w:val="00F324DB"/>
    <w:rsid w:val="00F33442"/>
    <w:rsid w:val="00F34286"/>
    <w:rsid w:val="00F36C10"/>
    <w:rsid w:val="00F41208"/>
    <w:rsid w:val="00F44953"/>
    <w:rsid w:val="00F457CB"/>
    <w:rsid w:val="00F47F90"/>
    <w:rsid w:val="00F507C9"/>
    <w:rsid w:val="00F51ECD"/>
    <w:rsid w:val="00F52286"/>
    <w:rsid w:val="00F541CA"/>
    <w:rsid w:val="00F5431A"/>
    <w:rsid w:val="00F5542A"/>
    <w:rsid w:val="00F56997"/>
    <w:rsid w:val="00F605B7"/>
    <w:rsid w:val="00F608B0"/>
    <w:rsid w:val="00F62CD0"/>
    <w:rsid w:val="00F631EA"/>
    <w:rsid w:val="00F656B7"/>
    <w:rsid w:val="00F756AD"/>
    <w:rsid w:val="00F76056"/>
    <w:rsid w:val="00F76670"/>
    <w:rsid w:val="00F7766A"/>
    <w:rsid w:val="00F849CB"/>
    <w:rsid w:val="00F87D9A"/>
    <w:rsid w:val="00F96C5B"/>
    <w:rsid w:val="00F97571"/>
    <w:rsid w:val="00FA491B"/>
    <w:rsid w:val="00FA60AC"/>
    <w:rsid w:val="00FB1CB2"/>
    <w:rsid w:val="00FB1D9A"/>
    <w:rsid w:val="00FB3091"/>
    <w:rsid w:val="00FB3974"/>
    <w:rsid w:val="00FB7C21"/>
    <w:rsid w:val="00FB7FE3"/>
    <w:rsid w:val="00FC24E1"/>
    <w:rsid w:val="00FC371F"/>
    <w:rsid w:val="00FC38C8"/>
    <w:rsid w:val="00FD10EB"/>
    <w:rsid w:val="00FD5CF0"/>
    <w:rsid w:val="00FE0C04"/>
    <w:rsid w:val="00FE29C5"/>
    <w:rsid w:val="00FE5E33"/>
    <w:rsid w:val="00FE7EDF"/>
    <w:rsid w:val="00FF2DD0"/>
    <w:rsid w:val="00FF5B5D"/>
    <w:rsid w:val="0128D875"/>
    <w:rsid w:val="01E85EEA"/>
    <w:rsid w:val="02581995"/>
    <w:rsid w:val="07009070"/>
    <w:rsid w:val="0EAC7F39"/>
    <w:rsid w:val="10B4B30A"/>
    <w:rsid w:val="13429A9D"/>
    <w:rsid w:val="13E53B12"/>
    <w:rsid w:val="14873538"/>
    <w:rsid w:val="15E682ED"/>
    <w:rsid w:val="17AD86D1"/>
    <w:rsid w:val="17C21E92"/>
    <w:rsid w:val="18029205"/>
    <w:rsid w:val="1A339908"/>
    <w:rsid w:val="1AE9617C"/>
    <w:rsid w:val="1B71D9E4"/>
    <w:rsid w:val="1DB425C8"/>
    <w:rsid w:val="1DEA825F"/>
    <w:rsid w:val="24AA7D21"/>
    <w:rsid w:val="274B5F22"/>
    <w:rsid w:val="2CD1D321"/>
    <w:rsid w:val="2D2BBB95"/>
    <w:rsid w:val="30453ED4"/>
    <w:rsid w:val="310F84EE"/>
    <w:rsid w:val="312D4C8A"/>
    <w:rsid w:val="314F783A"/>
    <w:rsid w:val="362B2C6D"/>
    <w:rsid w:val="36B5821B"/>
    <w:rsid w:val="37E4060B"/>
    <w:rsid w:val="3BFE5E7E"/>
    <w:rsid w:val="3FE46EF0"/>
    <w:rsid w:val="42762E2B"/>
    <w:rsid w:val="45BE6BC8"/>
    <w:rsid w:val="4709622A"/>
    <w:rsid w:val="4C20CE7A"/>
    <w:rsid w:val="4E20AD13"/>
    <w:rsid w:val="4EC5631D"/>
    <w:rsid w:val="530AEBEB"/>
    <w:rsid w:val="580C09ED"/>
    <w:rsid w:val="58AC0662"/>
    <w:rsid w:val="5905BD69"/>
    <w:rsid w:val="5A115103"/>
    <w:rsid w:val="5B1419B3"/>
    <w:rsid w:val="5B655967"/>
    <w:rsid w:val="5D878BBE"/>
    <w:rsid w:val="5E7E7AF4"/>
    <w:rsid w:val="60E54699"/>
    <w:rsid w:val="6591D4C9"/>
    <w:rsid w:val="65AB1A33"/>
    <w:rsid w:val="67A02BD2"/>
    <w:rsid w:val="68815413"/>
    <w:rsid w:val="694CC3B2"/>
    <w:rsid w:val="6C04DC30"/>
    <w:rsid w:val="6E64E9B5"/>
    <w:rsid w:val="72997800"/>
    <w:rsid w:val="74FCECDD"/>
    <w:rsid w:val="75932D91"/>
    <w:rsid w:val="77219D37"/>
    <w:rsid w:val="77E13478"/>
    <w:rsid w:val="7BD0040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E682ED"/>
  <w15:chartTrackingRefBased/>
  <w15:docId w15:val="{975716B6-3A94-47F5-9187-F0CE0CEE5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8B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B4D93"/>
    <w:pPr>
      <w:keepNext/>
      <w:keepLines/>
      <w:spacing w:before="360"/>
      <w:outlineLvl w:val="0"/>
    </w:pPr>
    <w:rPr>
      <w:rFonts w:asciiTheme="majorHAnsi" w:eastAsiaTheme="majorEastAsia" w:hAnsiTheme="majorHAnsi" w:cstheme="majorBidi"/>
      <w:bCs/>
      <w:color w:val="AD84C6" w:themeColor="accent1"/>
      <w:spacing w:val="20"/>
      <w:sz w:val="28"/>
      <w:szCs w:val="28"/>
    </w:rPr>
  </w:style>
  <w:style w:type="paragraph" w:styleId="Heading2">
    <w:name w:val="heading 2"/>
    <w:basedOn w:val="Normal"/>
    <w:next w:val="Normal"/>
    <w:link w:val="Heading2Char"/>
    <w:uiPriority w:val="9"/>
    <w:unhideWhenUsed/>
    <w:qFormat/>
    <w:rsid w:val="00F2774F"/>
    <w:pPr>
      <w:keepNext/>
      <w:keepLines/>
      <w:spacing w:before="120"/>
      <w:outlineLvl w:val="1"/>
    </w:pPr>
    <w:rPr>
      <w:rFonts w:eastAsiaTheme="majorEastAsia" w:cstheme="majorBidi"/>
      <w:b/>
      <w:bCs/>
      <w:color w:val="AD84C6" w:themeColor="accent1"/>
      <w:szCs w:val="28"/>
    </w:rPr>
  </w:style>
  <w:style w:type="paragraph" w:styleId="Heading3">
    <w:name w:val="heading 3"/>
    <w:basedOn w:val="Normal"/>
    <w:next w:val="Normal"/>
    <w:link w:val="Heading3Char"/>
    <w:uiPriority w:val="9"/>
    <w:unhideWhenUsed/>
    <w:qFormat/>
    <w:rsid w:val="00332102"/>
    <w:pPr>
      <w:keepNext/>
      <w:keepLines/>
      <w:spacing w:before="20"/>
      <w:outlineLvl w:val="2"/>
    </w:pPr>
    <w:rPr>
      <w:rFonts w:asciiTheme="majorHAnsi" w:eastAsiaTheme="majorEastAsia" w:hAnsiTheme="majorHAnsi" w:cstheme="majorBidi"/>
      <w:bCs/>
      <w:color w:val="5D739A" w:themeColor="accent3"/>
      <w:spacing w:val="14"/>
    </w:rPr>
  </w:style>
  <w:style w:type="paragraph" w:styleId="Heading4">
    <w:name w:val="heading 4"/>
    <w:basedOn w:val="Normal"/>
    <w:next w:val="Normal"/>
    <w:link w:val="Heading4Char"/>
    <w:uiPriority w:val="9"/>
    <w:unhideWhenUsed/>
    <w:qFormat/>
    <w:rsid w:val="00B2604E"/>
    <w:pPr>
      <w:keepNext/>
      <w:keepLines/>
      <w:spacing w:before="200"/>
      <w:outlineLvl w:val="3"/>
    </w:pPr>
    <w:rPr>
      <w:rFonts w:eastAsiaTheme="majorEastAsia" w:cstheme="majorBidi"/>
      <w:b/>
      <w:bCs/>
      <w:i/>
      <w:iCs/>
      <w:color w:val="000000"/>
    </w:rPr>
  </w:style>
  <w:style w:type="paragraph" w:styleId="Heading5">
    <w:name w:val="heading 5"/>
    <w:basedOn w:val="Normal"/>
    <w:next w:val="Normal"/>
    <w:link w:val="Heading5Char"/>
    <w:uiPriority w:val="9"/>
    <w:semiHidden/>
    <w:unhideWhenUsed/>
    <w:qFormat/>
    <w:rsid w:val="00B2604E"/>
    <w:pPr>
      <w:keepNext/>
      <w:keepLines/>
      <w:spacing w:before="20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B2604E"/>
    <w:pPr>
      <w:keepNext/>
      <w:keepLines/>
      <w:spacing w:before="200"/>
      <w:outlineLvl w:val="5"/>
    </w:pPr>
    <w:rPr>
      <w:rFonts w:asciiTheme="majorHAnsi" w:eastAsiaTheme="majorEastAsia" w:hAnsiTheme="majorHAnsi" w:cstheme="majorBidi"/>
      <w:iCs/>
      <w:color w:val="AD84C6" w:themeColor="accent1"/>
      <w:sz w:val="22"/>
    </w:rPr>
  </w:style>
  <w:style w:type="paragraph" w:styleId="Heading7">
    <w:name w:val="heading 7"/>
    <w:basedOn w:val="Normal"/>
    <w:next w:val="Normal"/>
    <w:link w:val="Heading7Char"/>
    <w:uiPriority w:val="9"/>
    <w:semiHidden/>
    <w:unhideWhenUsed/>
    <w:qFormat/>
    <w:rsid w:val="00B2604E"/>
    <w:pPr>
      <w:keepNext/>
      <w:keepLines/>
      <w:spacing w:before="20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B2604E"/>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2604E"/>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604E"/>
    <w:pPr>
      <w:ind w:left="720" w:hanging="288"/>
      <w:contextualSpacing/>
    </w:pPr>
    <w:rPr>
      <w:color w:val="373545" w:themeColor="text2"/>
    </w:rPr>
  </w:style>
  <w:style w:type="paragraph" w:customStyle="1" w:styleId="PersonalName">
    <w:name w:val="Personal Name"/>
    <w:basedOn w:val="Title"/>
    <w:qFormat/>
    <w:rsid w:val="00B2604E"/>
    <w:rPr>
      <w:b/>
      <w:caps/>
      <w:color w:val="000000"/>
      <w:sz w:val="28"/>
      <w:szCs w:val="28"/>
    </w:rPr>
  </w:style>
  <w:style w:type="paragraph" w:styleId="Title">
    <w:name w:val="Title"/>
    <w:basedOn w:val="Normal"/>
    <w:next w:val="Normal"/>
    <w:link w:val="TitleChar"/>
    <w:uiPriority w:val="10"/>
    <w:qFormat/>
    <w:rsid w:val="00B2604E"/>
    <w:pPr>
      <w:spacing w:after="120"/>
      <w:contextualSpacing/>
    </w:pPr>
    <w:rPr>
      <w:rFonts w:asciiTheme="majorHAnsi" w:eastAsiaTheme="majorEastAsia" w:hAnsiTheme="majorHAnsi" w:cstheme="majorBidi"/>
      <w:color w:val="373545" w:themeColor="text2"/>
      <w:spacing w:val="30"/>
      <w:kern w:val="28"/>
      <w:sz w:val="96"/>
      <w:szCs w:val="52"/>
    </w:rPr>
  </w:style>
  <w:style w:type="character" w:customStyle="1" w:styleId="TitleChar">
    <w:name w:val="Title Char"/>
    <w:basedOn w:val="DefaultParagraphFont"/>
    <w:link w:val="Title"/>
    <w:uiPriority w:val="10"/>
    <w:rsid w:val="00B2604E"/>
    <w:rPr>
      <w:rFonts w:asciiTheme="majorHAnsi" w:eastAsiaTheme="majorEastAsia" w:hAnsiTheme="majorHAnsi" w:cstheme="majorBidi"/>
      <w:color w:val="373545" w:themeColor="text2"/>
      <w:spacing w:val="30"/>
      <w:kern w:val="28"/>
      <w:sz w:val="96"/>
      <w:szCs w:val="52"/>
    </w:rPr>
  </w:style>
  <w:style w:type="character" w:customStyle="1" w:styleId="Heading1Char">
    <w:name w:val="Heading 1 Char"/>
    <w:basedOn w:val="DefaultParagraphFont"/>
    <w:link w:val="Heading1"/>
    <w:uiPriority w:val="9"/>
    <w:rsid w:val="002B4D93"/>
    <w:rPr>
      <w:rFonts w:asciiTheme="majorHAnsi" w:eastAsiaTheme="majorEastAsia" w:hAnsiTheme="majorHAnsi" w:cstheme="majorBidi"/>
      <w:bCs/>
      <w:color w:val="AD84C6" w:themeColor="accent1"/>
      <w:spacing w:val="20"/>
      <w:sz w:val="28"/>
      <w:szCs w:val="28"/>
    </w:rPr>
  </w:style>
  <w:style w:type="character" w:customStyle="1" w:styleId="Heading2Char">
    <w:name w:val="Heading 2 Char"/>
    <w:basedOn w:val="DefaultParagraphFont"/>
    <w:link w:val="Heading2"/>
    <w:uiPriority w:val="9"/>
    <w:rsid w:val="00B2604E"/>
    <w:rPr>
      <w:rFonts w:ascii="Times New Roman" w:eastAsiaTheme="majorEastAsia" w:hAnsi="Times New Roman" w:cstheme="majorBidi"/>
      <w:b/>
      <w:bCs/>
      <w:color w:val="AD84C6" w:themeColor="accent1"/>
      <w:sz w:val="24"/>
      <w:szCs w:val="28"/>
    </w:rPr>
  </w:style>
  <w:style w:type="character" w:customStyle="1" w:styleId="Heading3Char">
    <w:name w:val="Heading 3 Char"/>
    <w:basedOn w:val="DefaultParagraphFont"/>
    <w:link w:val="Heading3"/>
    <w:uiPriority w:val="9"/>
    <w:rsid w:val="00EB4762"/>
    <w:rPr>
      <w:rFonts w:asciiTheme="majorHAnsi" w:eastAsiaTheme="majorEastAsia" w:hAnsiTheme="majorHAnsi" w:cstheme="majorBidi"/>
      <w:bCs/>
      <w:color w:val="5D739A" w:themeColor="accent3"/>
      <w:spacing w:val="14"/>
      <w:sz w:val="24"/>
      <w:szCs w:val="24"/>
    </w:rPr>
  </w:style>
  <w:style w:type="character" w:customStyle="1" w:styleId="Heading4Char">
    <w:name w:val="Heading 4 Char"/>
    <w:basedOn w:val="DefaultParagraphFont"/>
    <w:link w:val="Heading4"/>
    <w:uiPriority w:val="9"/>
    <w:rsid w:val="00B2604E"/>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B2604E"/>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2604E"/>
    <w:rPr>
      <w:rFonts w:asciiTheme="majorHAnsi" w:eastAsiaTheme="majorEastAsia" w:hAnsiTheme="majorHAnsi" w:cstheme="majorBidi"/>
      <w:iCs/>
      <w:color w:val="AD84C6" w:themeColor="accent1"/>
    </w:rPr>
  </w:style>
  <w:style w:type="character" w:customStyle="1" w:styleId="Heading7Char">
    <w:name w:val="Heading 7 Char"/>
    <w:basedOn w:val="DefaultParagraphFont"/>
    <w:link w:val="Heading7"/>
    <w:uiPriority w:val="9"/>
    <w:semiHidden/>
    <w:rsid w:val="00B2604E"/>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B2604E"/>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2604E"/>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B2604E"/>
    <w:rPr>
      <w:rFonts w:asciiTheme="majorHAnsi" w:hAnsiTheme="majorHAnsi"/>
      <w:bCs/>
      <w:smallCaps/>
      <w:color w:val="373545" w:themeColor="text2"/>
      <w:spacing w:val="6"/>
      <w:sz w:val="22"/>
      <w:szCs w:val="18"/>
    </w:rPr>
  </w:style>
  <w:style w:type="paragraph" w:styleId="Subtitle">
    <w:name w:val="Subtitle"/>
    <w:basedOn w:val="Normal"/>
    <w:next w:val="Normal"/>
    <w:link w:val="SubtitleChar"/>
    <w:uiPriority w:val="11"/>
    <w:qFormat/>
    <w:rsid w:val="00B2604E"/>
    <w:pPr>
      <w:numPr>
        <w:ilvl w:val="1"/>
      </w:numPr>
    </w:pPr>
    <w:rPr>
      <w:rFonts w:eastAsiaTheme="majorEastAsia" w:cstheme="majorBidi"/>
      <w:iCs/>
      <w:color w:val="373545" w:themeColor="text2"/>
      <w:sz w:val="40"/>
    </w:rPr>
  </w:style>
  <w:style w:type="character" w:customStyle="1" w:styleId="SubtitleChar">
    <w:name w:val="Subtitle Char"/>
    <w:basedOn w:val="DefaultParagraphFont"/>
    <w:link w:val="Subtitle"/>
    <w:uiPriority w:val="11"/>
    <w:rsid w:val="00B2604E"/>
    <w:rPr>
      <w:rFonts w:eastAsiaTheme="majorEastAsia" w:cstheme="majorBidi"/>
      <w:iCs/>
      <w:color w:val="373545" w:themeColor="text2"/>
      <w:sz w:val="40"/>
      <w:szCs w:val="24"/>
    </w:rPr>
  </w:style>
  <w:style w:type="character" w:styleId="Strong">
    <w:name w:val="Strong"/>
    <w:basedOn w:val="DefaultParagraphFont"/>
    <w:uiPriority w:val="22"/>
    <w:qFormat/>
    <w:rsid w:val="00B2604E"/>
    <w:rPr>
      <w:b w:val="0"/>
      <w:bCs/>
      <w:i/>
      <w:color w:val="373545" w:themeColor="text2"/>
    </w:rPr>
  </w:style>
  <w:style w:type="character" w:styleId="Emphasis">
    <w:name w:val="Emphasis"/>
    <w:basedOn w:val="DefaultParagraphFont"/>
    <w:uiPriority w:val="20"/>
    <w:qFormat/>
    <w:rsid w:val="00B2604E"/>
    <w:rPr>
      <w:b/>
      <w:i/>
      <w:iCs/>
    </w:rPr>
  </w:style>
  <w:style w:type="paragraph" w:styleId="NoSpacing">
    <w:name w:val="No Spacing"/>
    <w:link w:val="NoSpacingChar"/>
    <w:uiPriority w:val="1"/>
    <w:qFormat/>
    <w:rsid w:val="00B2604E"/>
    <w:pPr>
      <w:spacing w:after="0" w:line="240" w:lineRule="auto"/>
    </w:pPr>
  </w:style>
  <w:style w:type="character" w:customStyle="1" w:styleId="NoSpacingChar">
    <w:name w:val="No Spacing Char"/>
    <w:basedOn w:val="DefaultParagraphFont"/>
    <w:link w:val="NoSpacing"/>
    <w:uiPriority w:val="1"/>
    <w:rsid w:val="00B2604E"/>
  </w:style>
  <w:style w:type="paragraph" w:styleId="Quote">
    <w:name w:val="Quote"/>
    <w:basedOn w:val="Normal"/>
    <w:next w:val="Normal"/>
    <w:link w:val="QuoteChar"/>
    <w:uiPriority w:val="29"/>
    <w:qFormat/>
    <w:rsid w:val="00B2604E"/>
    <w:pPr>
      <w:spacing w:line="360" w:lineRule="auto"/>
      <w:jc w:val="center"/>
    </w:pPr>
    <w:rPr>
      <w:b/>
      <w:i/>
      <w:iCs/>
      <w:color w:val="AD84C6" w:themeColor="accent1"/>
      <w:sz w:val="26"/>
    </w:rPr>
  </w:style>
  <w:style w:type="character" w:customStyle="1" w:styleId="QuoteChar">
    <w:name w:val="Quote Char"/>
    <w:basedOn w:val="DefaultParagraphFont"/>
    <w:link w:val="Quote"/>
    <w:uiPriority w:val="29"/>
    <w:rsid w:val="00B2604E"/>
    <w:rPr>
      <w:b/>
      <w:i/>
      <w:iCs/>
      <w:color w:val="AD84C6" w:themeColor="accent1"/>
      <w:sz w:val="26"/>
    </w:rPr>
  </w:style>
  <w:style w:type="paragraph" w:styleId="IntenseQuote">
    <w:name w:val="Intense Quote"/>
    <w:basedOn w:val="Normal"/>
    <w:next w:val="Normal"/>
    <w:link w:val="IntenseQuoteChar"/>
    <w:uiPriority w:val="30"/>
    <w:qFormat/>
    <w:rsid w:val="00B2604E"/>
    <w:pPr>
      <w:pBdr>
        <w:top w:val="single" w:sz="36" w:space="8" w:color="AD84C6" w:themeColor="accent1"/>
        <w:left w:val="single" w:sz="36" w:space="8" w:color="AD84C6" w:themeColor="accent1"/>
        <w:bottom w:val="single" w:sz="36" w:space="8" w:color="AD84C6" w:themeColor="accent1"/>
        <w:right w:val="single" w:sz="36" w:space="8" w:color="AD84C6" w:themeColor="accent1"/>
      </w:pBdr>
      <w:shd w:val="clear" w:color="auto" w:fill="AD84C6" w:themeFill="accent1"/>
      <w:spacing w:before="200" w:after="200" w:line="360" w:lineRule="auto"/>
      <w:ind w:left="259" w:right="259"/>
      <w:jc w:val="center"/>
    </w:pPr>
    <w:rPr>
      <w:rFonts w:asciiTheme="majorHAnsi" w:hAnsiTheme="majorHAnsi"/>
      <w:bCs/>
      <w:iCs/>
      <w:color w:val="FFFFFF" w:themeColor="background1"/>
      <w:sz w:val="28"/>
    </w:rPr>
  </w:style>
  <w:style w:type="character" w:customStyle="1" w:styleId="IntenseQuoteChar">
    <w:name w:val="Intense Quote Char"/>
    <w:basedOn w:val="DefaultParagraphFont"/>
    <w:link w:val="IntenseQuote"/>
    <w:uiPriority w:val="30"/>
    <w:rsid w:val="00B2604E"/>
    <w:rPr>
      <w:rFonts w:asciiTheme="majorHAnsi" w:hAnsiTheme="majorHAnsi"/>
      <w:bCs/>
      <w:iCs/>
      <w:color w:val="FFFFFF" w:themeColor="background1"/>
      <w:sz w:val="28"/>
      <w:shd w:val="clear" w:color="auto" w:fill="AD84C6" w:themeFill="accent1"/>
    </w:rPr>
  </w:style>
  <w:style w:type="character" w:styleId="SubtleEmphasis">
    <w:name w:val="Subtle Emphasis"/>
    <w:basedOn w:val="DefaultParagraphFont"/>
    <w:uiPriority w:val="19"/>
    <w:qFormat/>
    <w:rsid w:val="00B2604E"/>
    <w:rPr>
      <w:i/>
      <w:iCs/>
      <w:color w:val="000000"/>
    </w:rPr>
  </w:style>
  <w:style w:type="character" w:styleId="IntenseEmphasis">
    <w:name w:val="Intense Emphasis"/>
    <w:basedOn w:val="DefaultParagraphFont"/>
    <w:uiPriority w:val="21"/>
    <w:qFormat/>
    <w:rsid w:val="00B2604E"/>
    <w:rPr>
      <w:b/>
      <w:bCs/>
      <w:i/>
      <w:iCs/>
      <w:color w:val="AD84C6" w:themeColor="accent1"/>
    </w:rPr>
  </w:style>
  <w:style w:type="character" w:styleId="SubtleReference">
    <w:name w:val="Subtle Reference"/>
    <w:basedOn w:val="DefaultParagraphFont"/>
    <w:uiPriority w:val="31"/>
    <w:qFormat/>
    <w:rsid w:val="00B2604E"/>
    <w:rPr>
      <w:smallCaps/>
      <w:color w:val="000000"/>
      <w:u w:val="single"/>
    </w:rPr>
  </w:style>
  <w:style w:type="character" w:styleId="IntenseReference">
    <w:name w:val="Intense Reference"/>
    <w:basedOn w:val="DefaultParagraphFont"/>
    <w:uiPriority w:val="32"/>
    <w:qFormat/>
    <w:rsid w:val="00B2604E"/>
    <w:rPr>
      <w:b w:val="0"/>
      <w:bCs/>
      <w:smallCaps/>
      <w:color w:val="AD84C6" w:themeColor="accent1"/>
      <w:spacing w:val="5"/>
      <w:u w:val="single"/>
    </w:rPr>
  </w:style>
  <w:style w:type="character" w:styleId="BookTitle">
    <w:name w:val="Book Title"/>
    <w:basedOn w:val="DefaultParagraphFont"/>
    <w:uiPriority w:val="33"/>
    <w:qFormat/>
    <w:rsid w:val="00B2604E"/>
    <w:rPr>
      <w:b/>
      <w:bCs/>
      <w:caps/>
      <w:smallCaps w:val="0"/>
      <w:color w:val="373545" w:themeColor="text2"/>
      <w:spacing w:val="10"/>
    </w:rPr>
  </w:style>
  <w:style w:type="paragraph" w:styleId="TOCHeading">
    <w:name w:val="TOC Heading"/>
    <w:basedOn w:val="Heading1"/>
    <w:next w:val="Normal"/>
    <w:uiPriority w:val="39"/>
    <w:unhideWhenUsed/>
    <w:qFormat/>
    <w:rsid w:val="00B2604E"/>
    <w:pPr>
      <w:spacing w:before="480" w:line="264" w:lineRule="auto"/>
      <w:outlineLvl w:val="9"/>
    </w:pPr>
    <w:rPr>
      <w:b/>
    </w:rPr>
  </w:style>
  <w:style w:type="paragraph" w:styleId="TOC2">
    <w:name w:val="toc 2"/>
    <w:basedOn w:val="Normal"/>
    <w:next w:val="Normal"/>
    <w:autoRedefine/>
    <w:uiPriority w:val="39"/>
    <w:unhideWhenUsed/>
    <w:rsid w:val="00BB531A"/>
    <w:pPr>
      <w:spacing w:before="120"/>
      <w:ind w:left="240"/>
    </w:pPr>
    <w:rPr>
      <w:rFonts w:asciiTheme="minorHAnsi" w:hAnsiTheme="minorHAnsi" w:cstheme="minorHAnsi"/>
      <w:i/>
      <w:iCs/>
      <w:sz w:val="20"/>
      <w:szCs w:val="20"/>
    </w:rPr>
  </w:style>
  <w:style w:type="paragraph" w:styleId="TOC1">
    <w:name w:val="toc 1"/>
    <w:basedOn w:val="Normal"/>
    <w:next w:val="Normal"/>
    <w:autoRedefine/>
    <w:uiPriority w:val="39"/>
    <w:unhideWhenUsed/>
    <w:rsid w:val="00BB531A"/>
    <w:pPr>
      <w:spacing w:before="240" w:after="120"/>
    </w:pPr>
    <w:rPr>
      <w:rFonts w:asciiTheme="minorHAnsi" w:hAnsiTheme="minorHAnsi" w:cstheme="minorHAnsi"/>
      <w:b/>
      <w:bCs/>
      <w:sz w:val="20"/>
      <w:szCs w:val="20"/>
    </w:rPr>
  </w:style>
  <w:style w:type="paragraph" w:styleId="TOC3">
    <w:name w:val="toc 3"/>
    <w:basedOn w:val="Normal"/>
    <w:next w:val="Normal"/>
    <w:autoRedefine/>
    <w:uiPriority w:val="39"/>
    <w:unhideWhenUsed/>
    <w:rsid w:val="00BB531A"/>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BB531A"/>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B531A"/>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B531A"/>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B531A"/>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B531A"/>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B531A"/>
    <w:pPr>
      <w:ind w:left="1920"/>
    </w:pPr>
    <w:rPr>
      <w:rFonts w:asciiTheme="minorHAnsi" w:hAnsiTheme="minorHAnsi" w:cstheme="minorHAnsi"/>
      <w:sz w:val="20"/>
      <w:szCs w:val="20"/>
    </w:rPr>
  </w:style>
  <w:style w:type="character" w:customStyle="1" w:styleId="notion-enable-hover">
    <w:name w:val="notion-enable-hover"/>
    <w:basedOn w:val="DefaultParagraphFont"/>
    <w:rsid w:val="00053DE6"/>
  </w:style>
  <w:style w:type="table" w:styleId="TableGrid">
    <w:name w:val="Table Grid"/>
    <w:basedOn w:val="TableNormal"/>
    <w:uiPriority w:val="39"/>
    <w:rsid w:val="00053D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100E"/>
    <w:rPr>
      <w:color w:val="69A020" w:themeColor="hyperlink"/>
      <w:u w:val="single"/>
    </w:rPr>
  </w:style>
  <w:style w:type="character" w:styleId="FollowedHyperlink">
    <w:name w:val="FollowedHyperlink"/>
    <w:basedOn w:val="DefaultParagraphFont"/>
    <w:uiPriority w:val="99"/>
    <w:semiHidden/>
    <w:unhideWhenUsed/>
    <w:rsid w:val="007A4F26"/>
    <w:rPr>
      <w:color w:val="8C8C8C" w:themeColor="followedHyperlink"/>
      <w:u w:val="single"/>
    </w:rPr>
  </w:style>
  <w:style w:type="paragraph" w:styleId="Header">
    <w:name w:val="header"/>
    <w:basedOn w:val="Normal"/>
    <w:link w:val="HeaderChar"/>
    <w:uiPriority w:val="99"/>
    <w:unhideWhenUsed/>
    <w:rsid w:val="008A72B5"/>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8A72B5"/>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8A72B5"/>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8A72B5"/>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56720">
      <w:bodyDiv w:val="1"/>
      <w:marLeft w:val="0"/>
      <w:marRight w:val="0"/>
      <w:marTop w:val="0"/>
      <w:marBottom w:val="0"/>
      <w:divBdr>
        <w:top w:val="none" w:sz="0" w:space="0" w:color="auto"/>
        <w:left w:val="none" w:sz="0" w:space="0" w:color="auto"/>
        <w:bottom w:val="none" w:sz="0" w:space="0" w:color="auto"/>
        <w:right w:val="none" w:sz="0" w:space="0" w:color="auto"/>
      </w:divBdr>
    </w:div>
    <w:div w:id="124206378">
      <w:bodyDiv w:val="1"/>
      <w:marLeft w:val="0"/>
      <w:marRight w:val="0"/>
      <w:marTop w:val="0"/>
      <w:marBottom w:val="0"/>
      <w:divBdr>
        <w:top w:val="none" w:sz="0" w:space="0" w:color="auto"/>
        <w:left w:val="none" w:sz="0" w:space="0" w:color="auto"/>
        <w:bottom w:val="none" w:sz="0" w:space="0" w:color="auto"/>
        <w:right w:val="none" w:sz="0" w:space="0" w:color="auto"/>
      </w:divBdr>
      <w:divsChild>
        <w:div w:id="1587304881">
          <w:marLeft w:val="0"/>
          <w:marRight w:val="0"/>
          <w:marTop w:val="0"/>
          <w:marBottom w:val="0"/>
          <w:divBdr>
            <w:top w:val="none" w:sz="0" w:space="0" w:color="auto"/>
            <w:left w:val="none" w:sz="0" w:space="0" w:color="auto"/>
            <w:bottom w:val="none" w:sz="0" w:space="0" w:color="auto"/>
            <w:right w:val="none" w:sz="0" w:space="0" w:color="auto"/>
          </w:divBdr>
          <w:divsChild>
            <w:div w:id="386757291">
              <w:marLeft w:val="0"/>
              <w:marRight w:val="0"/>
              <w:marTop w:val="0"/>
              <w:marBottom w:val="0"/>
              <w:divBdr>
                <w:top w:val="none" w:sz="0" w:space="0" w:color="auto"/>
                <w:left w:val="none" w:sz="0" w:space="0" w:color="auto"/>
                <w:bottom w:val="none" w:sz="0" w:space="0" w:color="auto"/>
                <w:right w:val="none" w:sz="0" w:space="0" w:color="auto"/>
              </w:divBdr>
            </w:div>
            <w:div w:id="596639849">
              <w:marLeft w:val="0"/>
              <w:marRight w:val="0"/>
              <w:marTop w:val="0"/>
              <w:marBottom w:val="0"/>
              <w:divBdr>
                <w:top w:val="none" w:sz="0" w:space="0" w:color="auto"/>
                <w:left w:val="none" w:sz="0" w:space="0" w:color="auto"/>
                <w:bottom w:val="none" w:sz="0" w:space="0" w:color="auto"/>
                <w:right w:val="none" w:sz="0" w:space="0" w:color="auto"/>
              </w:divBdr>
            </w:div>
            <w:div w:id="636227173">
              <w:marLeft w:val="0"/>
              <w:marRight w:val="0"/>
              <w:marTop w:val="0"/>
              <w:marBottom w:val="0"/>
              <w:divBdr>
                <w:top w:val="none" w:sz="0" w:space="0" w:color="auto"/>
                <w:left w:val="none" w:sz="0" w:space="0" w:color="auto"/>
                <w:bottom w:val="none" w:sz="0" w:space="0" w:color="auto"/>
                <w:right w:val="none" w:sz="0" w:space="0" w:color="auto"/>
              </w:divBdr>
            </w:div>
            <w:div w:id="936669625">
              <w:marLeft w:val="0"/>
              <w:marRight w:val="0"/>
              <w:marTop w:val="0"/>
              <w:marBottom w:val="0"/>
              <w:divBdr>
                <w:top w:val="none" w:sz="0" w:space="0" w:color="auto"/>
                <w:left w:val="none" w:sz="0" w:space="0" w:color="auto"/>
                <w:bottom w:val="none" w:sz="0" w:space="0" w:color="auto"/>
                <w:right w:val="none" w:sz="0" w:space="0" w:color="auto"/>
              </w:divBdr>
            </w:div>
            <w:div w:id="1016273296">
              <w:marLeft w:val="0"/>
              <w:marRight w:val="0"/>
              <w:marTop w:val="0"/>
              <w:marBottom w:val="0"/>
              <w:divBdr>
                <w:top w:val="none" w:sz="0" w:space="0" w:color="auto"/>
                <w:left w:val="none" w:sz="0" w:space="0" w:color="auto"/>
                <w:bottom w:val="none" w:sz="0" w:space="0" w:color="auto"/>
                <w:right w:val="none" w:sz="0" w:space="0" w:color="auto"/>
              </w:divBdr>
            </w:div>
            <w:div w:id="1031959801">
              <w:marLeft w:val="0"/>
              <w:marRight w:val="0"/>
              <w:marTop w:val="0"/>
              <w:marBottom w:val="0"/>
              <w:divBdr>
                <w:top w:val="none" w:sz="0" w:space="0" w:color="auto"/>
                <w:left w:val="none" w:sz="0" w:space="0" w:color="auto"/>
                <w:bottom w:val="none" w:sz="0" w:space="0" w:color="auto"/>
                <w:right w:val="none" w:sz="0" w:space="0" w:color="auto"/>
              </w:divBdr>
            </w:div>
            <w:div w:id="1057818839">
              <w:marLeft w:val="0"/>
              <w:marRight w:val="0"/>
              <w:marTop w:val="0"/>
              <w:marBottom w:val="0"/>
              <w:divBdr>
                <w:top w:val="none" w:sz="0" w:space="0" w:color="auto"/>
                <w:left w:val="none" w:sz="0" w:space="0" w:color="auto"/>
                <w:bottom w:val="none" w:sz="0" w:space="0" w:color="auto"/>
                <w:right w:val="none" w:sz="0" w:space="0" w:color="auto"/>
              </w:divBdr>
            </w:div>
            <w:div w:id="165263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549">
      <w:bodyDiv w:val="1"/>
      <w:marLeft w:val="0"/>
      <w:marRight w:val="0"/>
      <w:marTop w:val="0"/>
      <w:marBottom w:val="0"/>
      <w:divBdr>
        <w:top w:val="none" w:sz="0" w:space="0" w:color="auto"/>
        <w:left w:val="none" w:sz="0" w:space="0" w:color="auto"/>
        <w:bottom w:val="none" w:sz="0" w:space="0" w:color="auto"/>
        <w:right w:val="none" w:sz="0" w:space="0" w:color="auto"/>
      </w:divBdr>
    </w:div>
    <w:div w:id="174999031">
      <w:bodyDiv w:val="1"/>
      <w:marLeft w:val="0"/>
      <w:marRight w:val="0"/>
      <w:marTop w:val="0"/>
      <w:marBottom w:val="0"/>
      <w:divBdr>
        <w:top w:val="none" w:sz="0" w:space="0" w:color="auto"/>
        <w:left w:val="none" w:sz="0" w:space="0" w:color="auto"/>
        <w:bottom w:val="none" w:sz="0" w:space="0" w:color="auto"/>
        <w:right w:val="none" w:sz="0" w:space="0" w:color="auto"/>
      </w:divBdr>
    </w:div>
    <w:div w:id="223881756">
      <w:bodyDiv w:val="1"/>
      <w:marLeft w:val="0"/>
      <w:marRight w:val="0"/>
      <w:marTop w:val="0"/>
      <w:marBottom w:val="0"/>
      <w:divBdr>
        <w:top w:val="none" w:sz="0" w:space="0" w:color="auto"/>
        <w:left w:val="none" w:sz="0" w:space="0" w:color="auto"/>
        <w:bottom w:val="none" w:sz="0" w:space="0" w:color="auto"/>
        <w:right w:val="none" w:sz="0" w:space="0" w:color="auto"/>
      </w:divBdr>
    </w:div>
    <w:div w:id="284628760">
      <w:bodyDiv w:val="1"/>
      <w:marLeft w:val="0"/>
      <w:marRight w:val="0"/>
      <w:marTop w:val="0"/>
      <w:marBottom w:val="0"/>
      <w:divBdr>
        <w:top w:val="none" w:sz="0" w:space="0" w:color="auto"/>
        <w:left w:val="none" w:sz="0" w:space="0" w:color="auto"/>
        <w:bottom w:val="none" w:sz="0" w:space="0" w:color="auto"/>
        <w:right w:val="none" w:sz="0" w:space="0" w:color="auto"/>
      </w:divBdr>
    </w:div>
    <w:div w:id="327560270">
      <w:bodyDiv w:val="1"/>
      <w:marLeft w:val="0"/>
      <w:marRight w:val="0"/>
      <w:marTop w:val="0"/>
      <w:marBottom w:val="0"/>
      <w:divBdr>
        <w:top w:val="none" w:sz="0" w:space="0" w:color="auto"/>
        <w:left w:val="none" w:sz="0" w:space="0" w:color="auto"/>
        <w:bottom w:val="none" w:sz="0" w:space="0" w:color="auto"/>
        <w:right w:val="none" w:sz="0" w:space="0" w:color="auto"/>
      </w:divBdr>
      <w:divsChild>
        <w:div w:id="155728100">
          <w:marLeft w:val="0"/>
          <w:marRight w:val="0"/>
          <w:marTop w:val="0"/>
          <w:marBottom w:val="0"/>
          <w:divBdr>
            <w:top w:val="none" w:sz="0" w:space="0" w:color="auto"/>
            <w:left w:val="none" w:sz="0" w:space="0" w:color="auto"/>
            <w:bottom w:val="none" w:sz="0" w:space="0" w:color="auto"/>
            <w:right w:val="none" w:sz="0" w:space="0" w:color="auto"/>
          </w:divBdr>
          <w:divsChild>
            <w:div w:id="394011738">
              <w:marLeft w:val="0"/>
              <w:marRight w:val="0"/>
              <w:marTop w:val="0"/>
              <w:marBottom w:val="0"/>
              <w:divBdr>
                <w:top w:val="none" w:sz="0" w:space="0" w:color="auto"/>
                <w:left w:val="none" w:sz="0" w:space="0" w:color="auto"/>
                <w:bottom w:val="none" w:sz="0" w:space="0" w:color="auto"/>
                <w:right w:val="none" w:sz="0" w:space="0" w:color="auto"/>
              </w:divBdr>
            </w:div>
            <w:div w:id="508329405">
              <w:marLeft w:val="0"/>
              <w:marRight w:val="0"/>
              <w:marTop w:val="0"/>
              <w:marBottom w:val="0"/>
              <w:divBdr>
                <w:top w:val="none" w:sz="0" w:space="0" w:color="auto"/>
                <w:left w:val="none" w:sz="0" w:space="0" w:color="auto"/>
                <w:bottom w:val="none" w:sz="0" w:space="0" w:color="auto"/>
                <w:right w:val="none" w:sz="0" w:space="0" w:color="auto"/>
              </w:divBdr>
            </w:div>
            <w:div w:id="636381245">
              <w:marLeft w:val="0"/>
              <w:marRight w:val="0"/>
              <w:marTop w:val="0"/>
              <w:marBottom w:val="0"/>
              <w:divBdr>
                <w:top w:val="none" w:sz="0" w:space="0" w:color="auto"/>
                <w:left w:val="none" w:sz="0" w:space="0" w:color="auto"/>
                <w:bottom w:val="none" w:sz="0" w:space="0" w:color="auto"/>
                <w:right w:val="none" w:sz="0" w:space="0" w:color="auto"/>
              </w:divBdr>
            </w:div>
            <w:div w:id="714547683">
              <w:marLeft w:val="0"/>
              <w:marRight w:val="0"/>
              <w:marTop w:val="0"/>
              <w:marBottom w:val="0"/>
              <w:divBdr>
                <w:top w:val="none" w:sz="0" w:space="0" w:color="auto"/>
                <w:left w:val="none" w:sz="0" w:space="0" w:color="auto"/>
                <w:bottom w:val="none" w:sz="0" w:space="0" w:color="auto"/>
                <w:right w:val="none" w:sz="0" w:space="0" w:color="auto"/>
              </w:divBdr>
            </w:div>
            <w:div w:id="774833378">
              <w:marLeft w:val="0"/>
              <w:marRight w:val="0"/>
              <w:marTop w:val="0"/>
              <w:marBottom w:val="0"/>
              <w:divBdr>
                <w:top w:val="none" w:sz="0" w:space="0" w:color="auto"/>
                <w:left w:val="none" w:sz="0" w:space="0" w:color="auto"/>
                <w:bottom w:val="none" w:sz="0" w:space="0" w:color="auto"/>
                <w:right w:val="none" w:sz="0" w:space="0" w:color="auto"/>
              </w:divBdr>
            </w:div>
            <w:div w:id="884487269">
              <w:marLeft w:val="0"/>
              <w:marRight w:val="0"/>
              <w:marTop w:val="0"/>
              <w:marBottom w:val="0"/>
              <w:divBdr>
                <w:top w:val="none" w:sz="0" w:space="0" w:color="auto"/>
                <w:left w:val="none" w:sz="0" w:space="0" w:color="auto"/>
                <w:bottom w:val="none" w:sz="0" w:space="0" w:color="auto"/>
                <w:right w:val="none" w:sz="0" w:space="0" w:color="auto"/>
              </w:divBdr>
            </w:div>
            <w:div w:id="968166709">
              <w:marLeft w:val="0"/>
              <w:marRight w:val="0"/>
              <w:marTop w:val="0"/>
              <w:marBottom w:val="0"/>
              <w:divBdr>
                <w:top w:val="none" w:sz="0" w:space="0" w:color="auto"/>
                <w:left w:val="none" w:sz="0" w:space="0" w:color="auto"/>
                <w:bottom w:val="none" w:sz="0" w:space="0" w:color="auto"/>
                <w:right w:val="none" w:sz="0" w:space="0" w:color="auto"/>
              </w:divBdr>
            </w:div>
            <w:div w:id="1140806418">
              <w:marLeft w:val="0"/>
              <w:marRight w:val="0"/>
              <w:marTop w:val="0"/>
              <w:marBottom w:val="0"/>
              <w:divBdr>
                <w:top w:val="none" w:sz="0" w:space="0" w:color="auto"/>
                <w:left w:val="none" w:sz="0" w:space="0" w:color="auto"/>
                <w:bottom w:val="none" w:sz="0" w:space="0" w:color="auto"/>
                <w:right w:val="none" w:sz="0" w:space="0" w:color="auto"/>
              </w:divBdr>
            </w:div>
            <w:div w:id="1215392868">
              <w:marLeft w:val="0"/>
              <w:marRight w:val="0"/>
              <w:marTop w:val="0"/>
              <w:marBottom w:val="0"/>
              <w:divBdr>
                <w:top w:val="none" w:sz="0" w:space="0" w:color="auto"/>
                <w:left w:val="none" w:sz="0" w:space="0" w:color="auto"/>
                <w:bottom w:val="none" w:sz="0" w:space="0" w:color="auto"/>
                <w:right w:val="none" w:sz="0" w:space="0" w:color="auto"/>
              </w:divBdr>
            </w:div>
            <w:div w:id="1257903377">
              <w:marLeft w:val="0"/>
              <w:marRight w:val="0"/>
              <w:marTop w:val="0"/>
              <w:marBottom w:val="0"/>
              <w:divBdr>
                <w:top w:val="none" w:sz="0" w:space="0" w:color="auto"/>
                <w:left w:val="none" w:sz="0" w:space="0" w:color="auto"/>
                <w:bottom w:val="none" w:sz="0" w:space="0" w:color="auto"/>
                <w:right w:val="none" w:sz="0" w:space="0" w:color="auto"/>
              </w:divBdr>
            </w:div>
            <w:div w:id="1359888244">
              <w:marLeft w:val="0"/>
              <w:marRight w:val="0"/>
              <w:marTop w:val="0"/>
              <w:marBottom w:val="0"/>
              <w:divBdr>
                <w:top w:val="none" w:sz="0" w:space="0" w:color="auto"/>
                <w:left w:val="none" w:sz="0" w:space="0" w:color="auto"/>
                <w:bottom w:val="none" w:sz="0" w:space="0" w:color="auto"/>
                <w:right w:val="none" w:sz="0" w:space="0" w:color="auto"/>
              </w:divBdr>
            </w:div>
            <w:div w:id="1431245350">
              <w:marLeft w:val="0"/>
              <w:marRight w:val="0"/>
              <w:marTop w:val="0"/>
              <w:marBottom w:val="0"/>
              <w:divBdr>
                <w:top w:val="none" w:sz="0" w:space="0" w:color="auto"/>
                <w:left w:val="none" w:sz="0" w:space="0" w:color="auto"/>
                <w:bottom w:val="none" w:sz="0" w:space="0" w:color="auto"/>
                <w:right w:val="none" w:sz="0" w:space="0" w:color="auto"/>
              </w:divBdr>
            </w:div>
            <w:div w:id="1462578126">
              <w:marLeft w:val="0"/>
              <w:marRight w:val="0"/>
              <w:marTop w:val="0"/>
              <w:marBottom w:val="0"/>
              <w:divBdr>
                <w:top w:val="none" w:sz="0" w:space="0" w:color="auto"/>
                <w:left w:val="none" w:sz="0" w:space="0" w:color="auto"/>
                <w:bottom w:val="none" w:sz="0" w:space="0" w:color="auto"/>
                <w:right w:val="none" w:sz="0" w:space="0" w:color="auto"/>
              </w:divBdr>
            </w:div>
            <w:div w:id="1642811499">
              <w:marLeft w:val="0"/>
              <w:marRight w:val="0"/>
              <w:marTop w:val="0"/>
              <w:marBottom w:val="0"/>
              <w:divBdr>
                <w:top w:val="none" w:sz="0" w:space="0" w:color="auto"/>
                <w:left w:val="none" w:sz="0" w:space="0" w:color="auto"/>
                <w:bottom w:val="none" w:sz="0" w:space="0" w:color="auto"/>
                <w:right w:val="none" w:sz="0" w:space="0" w:color="auto"/>
              </w:divBdr>
            </w:div>
            <w:div w:id="17618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01832">
      <w:bodyDiv w:val="1"/>
      <w:marLeft w:val="0"/>
      <w:marRight w:val="0"/>
      <w:marTop w:val="0"/>
      <w:marBottom w:val="0"/>
      <w:divBdr>
        <w:top w:val="none" w:sz="0" w:space="0" w:color="auto"/>
        <w:left w:val="none" w:sz="0" w:space="0" w:color="auto"/>
        <w:bottom w:val="none" w:sz="0" w:space="0" w:color="auto"/>
        <w:right w:val="none" w:sz="0" w:space="0" w:color="auto"/>
      </w:divBdr>
    </w:div>
    <w:div w:id="380053929">
      <w:bodyDiv w:val="1"/>
      <w:marLeft w:val="0"/>
      <w:marRight w:val="0"/>
      <w:marTop w:val="0"/>
      <w:marBottom w:val="0"/>
      <w:divBdr>
        <w:top w:val="none" w:sz="0" w:space="0" w:color="auto"/>
        <w:left w:val="none" w:sz="0" w:space="0" w:color="auto"/>
        <w:bottom w:val="none" w:sz="0" w:space="0" w:color="auto"/>
        <w:right w:val="none" w:sz="0" w:space="0" w:color="auto"/>
      </w:divBdr>
      <w:divsChild>
        <w:div w:id="1385181028">
          <w:marLeft w:val="0"/>
          <w:marRight w:val="0"/>
          <w:marTop w:val="0"/>
          <w:marBottom w:val="0"/>
          <w:divBdr>
            <w:top w:val="none" w:sz="0" w:space="0" w:color="auto"/>
            <w:left w:val="none" w:sz="0" w:space="0" w:color="auto"/>
            <w:bottom w:val="none" w:sz="0" w:space="0" w:color="auto"/>
            <w:right w:val="none" w:sz="0" w:space="0" w:color="auto"/>
          </w:divBdr>
          <w:divsChild>
            <w:div w:id="193926834">
              <w:marLeft w:val="0"/>
              <w:marRight w:val="0"/>
              <w:marTop w:val="0"/>
              <w:marBottom w:val="0"/>
              <w:divBdr>
                <w:top w:val="none" w:sz="0" w:space="0" w:color="auto"/>
                <w:left w:val="none" w:sz="0" w:space="0" w:color="auto"/>
                <w:bottom w:val="none" w:sz="0" w:space="0" w:color="auto"/>
                <w:right w:val="none" w:sz="0" w:space="0" w:color="auto"/>
              </w:divBdr>
            </w:div>
            <w:div w:id="340936180">
              <w:marLeft w:val="0"/>
              <w:marRight w:val="0"/>
              <w:marTop w:val="0"/>
              <w:marBottom w:val="0"/>
              <w:divBdr>
                <w:top w:val="none" w:sz="0" w:space="0" w:color="auto"/>
                <w:left w:val="none" w:sz="0" w:space="0" w:color="auto"/>
                <w:bottom w:val="none" w:sz="0" w:space="0" w:color="auto"/>
                <w:right w:val="none" w:sz="0" w:space="0" w:color="auto"/>
              </w:divBdr>
            </w:div>
            <w:div w:id="649753704">
              <w:marLeft w:val="0"/>
              <w:marRight w:val="0"/>
              <w:marTop w:val="0"/>
              <w:marBottom w:val="0"/>
              <w:divBdr>
                <w:top w:val="none" w:sz="0" w:space="0" w:color="auto"/>
                <w:left w:val="none" w:sz="0" w:space="0" w:color="auto"/>
                <w:bottom w:val="none" w:sz="0" w:space="0" w:color="auto"/>
                <w:right w:val="none" w:sz="0" w:space="0" w:color="auto"/>
              </w:divBdr>
            </w:div>
            <w:div w:id="707414439">
              <w:marLeft w:val="0"/>
              <w:marRight w:val="0"/>
              <w:marTop w:val="0"/>
              <w:marBottom w:val="0"/>
              <w:divBdr>
                <w:top w:val="none" w:sz="0" w:space="0" w:color="auto"/>
                <w:left w:val="none" w:sz="0" w:space="0" w:color="auto"/>
                <w:bottom w:val="none" w:sz="0" w:space="0" w:color="auto"/>
                <w:right w:val="none" w:sz="0" w:space="0" w:color="auto"/>
              </w:divBdr>
            </w:div>
            <w:div w:id="723992829">
              <w:marLeft w:val="0"/>
              <w:marRight w:val="0"/>
              <w:marTop w:val="0"/>
              <w:marBottom w:val="0"/>
              <w:divBdr>
                <w:top w:val="none" w:sz="0" w:space="0" w:color="auto"/>
                <w:left w:val="none" w:sz="0" w:space="0" w:color="auto"/>
                <w:bottom w:val="none" w:sz="0" w:space="0" w:color="auto"/>
                <w:right w:val="none" w:sz="0" w:space="0" w:color="auto"/>
              </w:divBdr>
            </w:div>
            <w:div w:id="739254570">
              <w:marLeft w:val="0"/>
              <w:marRight w:val="0"/>
              <w:marTop w:val="0"/>
              <w:marBottom w:val="0"/>
              <w:divBdr>
                <w:top w:val="none" w:sz="0" w:space="0" w:color="auto"/>
                <w:left w:val="none" w:sz="0" w:space="0" w:color="auto"/>
                <w:bottom w:val="none" w:sz="0" w:space="0" w:color="auto"/>
                <w:right w:val="none" w:sz="0" w:space="0" w:color="auto"/>
              </w:divBdr>
            </w:div>
            <w:div w:id="756706730">
              <w:marLeft w:val="0"/>
              <w:marRight w:val="0"/>
              <w:marTop w:val="0"/>
              <w:marBottom w:val="0"/>
              <w:divBdr>
                <w:top w:val="none" w:sz="0" w:space="0" w:color="auto"/>
                <w:left w:val="none" w:sz="0" w:space="0" w:color="auto"/>
                <w:bottom w:val="none" w:sz="0" w:space="0" w:color="auto"/>
                <w:right w:val="none" w:sz="0" w:space="0" w:color="auto"/>
              </w:divBdr>
            </w:div>
            <w:div w:id="860050335">
              <w:marLeft w:val="0"/>
              <w:marRight w:val="0"/>
              <w:marTop w:val="0"/>
              <w:marBottom w:val="0"/>
              <w:divBdr>
                <w:top w:val="none" w:sz="0" w:space="0" w:color="auto"/>
                <w:left w:val="none" w:sz="0" w:space="0" w:color="auto"/>
                <w:bottom w:val="none" w:sz="0" w:space="0" w:color="auto"/>
                <w:right w:val="none" w:sz="0" w:space="0" w:color="auto"/>
              </w:divBdr>
            </w:div>
            <w:div w:id="1063528585">
              <w:marLeft w:val="0"/>
              <w:marRight w:val="0"/>
              <w:marTop w:val="0"/>
              <w:marBottom w:val="0"/>
              <w:divBdr>
                <w:top w:val="none" w:sz="0" w:space="0" w:color="auto"/>
                <w:left w:val="none" w:sz="0" w:space="0" w:color="auto"/>
                <w:bottom w:val="none" w:sz="0" w:space="0" w:color="auto"/>
                <w:right w:val="none" w:sz="0" w:space="0" w:color="auto"/>
              </w:divBdr>
            </w:div>
            <w:div w:id="1276786808">
              <w:marLeft w:val="0"/>
              <w:marRight w:val="0"/>
              <w:marTop w:val="0"/>
              <w:marBottom w:val="0"/>
              <w:divBdr>
                <w:top w:val="none" w:sz="0" w:space="0" w:color="auto"/>
                <w:left w:val="none" w:sz="0" w:space="0" w:color="auto"/>
                <w:bottom w:val="none" w:sz="0" w:space="0" w:color="auto"/>
                <w:right w:val="none" w:sz="0" w:space="0" w:color="auto"/>
              </w:divBdr>
            </w:div>
            <w:div w:id="1300719348">
              <w:marLeft w:val="0"/>
              <w:marRight w:val="0"/>
              <w:marTop w:val="0"/>
              <w:marBottom w:val="0"/>
              <w:divBdr>
                <w:top w:val="none" w:sz="0" w:space="0" w:color="auto"/>
                <w:left w:val="none" w:sz="0" w:space="0" w:color="auto"/>
                <w:bottom w:val="none" w:sz="0" w:space="0" w:color="auto"/>
                <w:right w:val="none" w:sz="0" w:space="0" w:color="auto"/>
              </w:divBdr>
            </w:div>
            <w:div w:id="1322201974">
              <w:marLeft w:val="0"/>
              <w:marRight w:val="0"/>
              <w:marTop w:val="0"/>
              <w:marBottom w:val="0"/>
              <w:divBdr>
                <w:top w:val="none" w:sz="0" w:space="0" w:color="auto"/>
                <w:left w:val="none" w:sz="0" w:space="0" w:color="auto"/>
                <w:bottom w:val="none" w:sz="0" w:space="0" w:color="auto"/>
                <w:right w:val="none" w:sz="0" w:space="0" w:color="auto"/>
              </w:divBdr>
            </w:div>
            <w:div w:id="1322588643">
              <w:marLeft w:val="0"/>
              <w:marRight w:val="0"/>
              <w:marTop w:val="0"/>
              <w:marBottom w:val="0"/>
              <w:divBdr>
                <w:top w:val="none" w:sz="0" w:space="0" w:color="auto"/>
                <w:left w:val="none" w:sz="0" w:space="0" w:color="auto"/>
                <w:bottom w:val="none" w:sz="0" w:space="0" w:color="auto"/>
                <w:right w:val="none" w:sz="0" w:space="0" w:color="auto"/>
              </w:divBdr>
            </w:div>
            <w:div w:id="1336690493">
              <w:marLeft w:val="0"/>
              <w:marRight w:val="0"/>
              <w:marTop w:val="0"/>
              <w:marBottom w:val="0"/>
              <w:divBdr>
                <w:top w:val="none" w:sz="0" w:space="0" w:color="auto"/>
                <w:left w:val="none" w:sz="0" w:space="0" w:color="auto"/>
                <w:bottom w:val="none" w:sz="0" w:space="0" w:color="auto"/>
                <w:right w:val="none" w:sz="0" w:space="0" w:color="auto"/>
              </w:divBdr>
            </w:div>
            <w:div w:id="1345280095">
              <w:marLeft w:val="0"/>
              <w:marRight w:val="0"/>
              <w:marTop w:val="0"/>
              <w:marBottom w:val="0"/>
              <w:divBdr>
                <w:top w:val="none" w:sz="0" w:space="0" w:color="auto"/>
                <w:left w:val="none" w:sz="0" w:space="0" w:color="auto"/>
                <w:bottom w:val="none" w:sz="0" w:space="0" w:color="auto"/>
                <w:right w:val="none" w:sz="0" w:space="0" w:color="auto"/>
              </w:divBdr>
            </w:div>
            <w:div w:id="1381368711">
              <w:marLeft w:val="0"/>
              <w:marRight w:val="0"/>
              <w:marTop w:val="0"/>
              <w:marBottom w:val="0"/>
              <w:divBdr>
                <w:top w:val="none" w:sz="0" w:space="0" w:color="auto"/>
                <w:left w:val="none" w:sz="0" w:space="0" w:color="auto"/>
                <w:bottom w:val="none" w:sz="0" w:space="0" w:color="auto"/>
                <w:right w:val="none" w:sz="0" w:space="0" w:color="auto"/>
              </w:divBdr>
            </w:div>
            <w:div w:id="1583445711">
              <w:marLeft w:val="0"/>
              <w:marRight w:val="0"/>
              <w:marTop w:val="0"/>
              <w:marBottom w:val="0"/>
              <w:divBdr>
                <w:top w:val="none" w:sz="0" w:space="0" w:color="auto"/>
                <w:left w:val="none" w:sz="0" w:space="0" w:color="auto"/>
                <w:bottom w:val="none" w:sz="0" w:space="0" w:color="auto"/>
                <w:right w:val="none" w:sz="0" w:space="0" w:color="auto"/>
              </w:divBdr>
            </w:div>
            <w:div w:id="1766686411">
              <w:marLeft w:val="0"/>
              <w:marRight w:val="0"/>
              <w:marTop w:val="0"/>
              <w:marBottom w:val="0"/>
              <w:divBdr>
                <w:top w:val="none" w:sz="0" w:space="0" w:color="auto"/>
                <w:left w:val="none" w:sz="0" w:space="0" w:color="auto"/>
                <w:bottom w:val="none" w:sz="0" w:space="0" w:color="auto"/>
                <w:right w:val="none" w:sz="0" w:space="0" w:color="auto"/>
              </w:divBdr>
            </w:div>
            <w:div w:id="1867718640">
              <w:marLeft w:val="0"/>
              <w:marRight w:val="0"/>
              <w:marTop w:val="0"/>
              <w:marBottom w:val="0"/>
              <w:divBdr>
                <w:top w:val="none" w:sz="0" w:space="0" w:color="auto"/>
                <w:left w:val="none" w:sz="0" w:space="0" w:color="auto"/>
                <w:bottom w:val="none" w:sz="0" w:space="0" w:color="auto"/>
                <w:right w:val="none" w:sz="0" w:space="0" w:color="auto"/>
              </w:divBdr>
            </w:div>
            <w:div w:id="2070377120">
              <w:marLeft w:val="0"/>
              <w:marRight w:val="0"/>
              <w:marTop w:val="0"/>
              <w:marBottom w:val="0"/>
              <w:divBdr>
                <w:top w:val="none" w:sz="0" w:space="0" w:color="auto"/>
                <w:left w:val="none" w:sz="0" w:space="0" w:color="auto"/>
                <w:bottom w:val="none" w:sz="0" w:space="0" w:color="auto"/>
                <w:right w:val="none" w:sz="0" w:space="0" w:color="auto"/>
              </w:divBdr>
            </w:div>
            <w:div w:id="2089113943">
              <w:marLeft w:val="0"/>
              <w:marRight w:val="0"/>
              <w:marTop w:val="0"/>
              <w:marBottom w:val="0"/>
              <w:divBdr>
                <w:top w:val="none" w:sz="0" w:space="0" w:color="auto"/>
                <w:left w:val="none" w:sz="0" w:space="0" w:color="auto"/>
                <w:bottom w:val="none" w:sz="0" w:space="0" w:color="auto"/>
                <w:right w:val="none" w:sz="0" w:space="0" w:color="auto"/>
              </w:divBdr>
            </w:div>
            <w:div w:id="214735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4803">
      <w:bodyDiv w:val="1"/>
      <w:marLeft w:val="0"/>
      <w:marRight w:val="0"/>
      <w:marTop w:val="0"/>
      <w:marBottom w:val="0"/>
      <w:divBdr>
        <w:top w:val="none" w:sz="0" w:space="0" w:color="auto"/>
        <w:left w:val="none" w:sz="0" w:space="0" w:color="auto"/>
        <w:bottom w:val="none" w:sz="0" w:space="0" w:color="auto"/>
        <w:right w:val="none" w:sz="0" w:space="0" w:color="auto"/>
      </w:divBdr>
      <w:divsChild>
        <w:div w:id="626470058">
          <w:marLeft w:val="0"/>
          <w:marRight w:val="0"/>
          <w:marTop w:val="0"/>
          <w:marBottom w:val="0"/>
          <w:divBdr>
            <w:top w:val="none" w:sz="0" w:space="0" w:color="auto"/>
            <w:left w:val="none" w:sz="0" w:space="0" w:color="auto"/>
            <w:bottom w:val="none" w:sz="0" w:space="0" w:color="auto"/>
            <w:right w:val="none" w:sz="0" w:space="0" w:color="auto"/>
          </w:divBdr>
          <w:divsChild>
            <w:div w:id="306016357">
              <w:marLeft w:val="0"/>
              <w:marRight w:val="0"/>
              <w:marTop w:val="0"/>
              <w:marBottom w:val="0"/>
              <w:divBdr>
                <w:top w:val="none" w:sz="0" w:space="0" w:color="auto"/>
                <w:left w:val="none" w:sz="0" w:space="0" w:color="auto"/>
                <w:bottom w:val="none" w:sz="0" w:space="0" w:color="auto"/>
                <w:right w:val="none" w:sz="0" w:space="0" w:color="auto"/>
              </w:divBdr>
            </w:div>
            <w:div w:id="481584533">
              <w:marLeft w:val="0"/>
              <w:marRight w:val="0"/>
              <w:marTop w:val="0"/>
              <w:marBottom w:val="0"/>
              <w:divBdr>
                <w:top w:val="none" w:sz="0" w:space="0" w:color="auto"/>
                <w:left w:val="none" w:sz="0" w:space="0" w:color="auto"/>
                <w:bottom w:val="none" w:sz="0" w:space="0" w:color="auto"/>
                <w:right w:val="none" w:sz="0" w:space="0" w:color="auto"/>
              </w:divBdr>
            </w:div>
            <w:div w:id="539168991">
              <w:marLeft w:val="0"/>
              <w:marRight w:val="0"/>
              <w:marTop w:val="0"/>
              <w:marBottom w:val="0"/>
              <w:divBdr>
                <w:top w:val="none" w:sz="0" w:space="0" w:color="auto"/>
                <w:left w:val="none" w:sz="0" w:space="0" w:color="auto"/>
                <w:bottom w:val="none" w:sz="0" w:space="0" w:color="auto"/>
                <w:right w:val="none" w:sz="0" w:space="0" w:color="auto"/>
              </w:divBdr>
            </w:div>
            <w:div w:id="633566601">
              <w:marLeft w:val="0"/>
              <w:marRight w:val="0"/>
              <w:marTop w:val="0"/>
              <w:marBottom w:val="0"/>
              <w:divBdr>
                <w:top w:val="none" w:sz="0" w:space="0" w:color="auto"/>
                <w:left w:val="none" w:sz="0" w:space="0" w:color="auto"/>
                <w:bottom w:val="none" w:sz="0" w:space="0" w:color="auto"/>
                <w:right w:val="none" w:sz="0" w:space="0" w:color="auto"/>
              </w:divBdr>
            </w:div>
            <w:div w:id="922375492">
              <w:marLeft w:val="0"/>
              <w:marRight w:val="0"/>
              <w:marTop w:val="0"/>
              <w:marBottom w:val="0"/>
              <w:divBdr>
                <w:top w:val="none" w:sz="0" w:space="0" w:color="auto"/>
                <w:left w:val="none" w:sz="0" w:space="0" w:color="auto"/>
                <w:bottom w:val="none" w:sz="0" w:space="0" w:color="auto"/>
                <w:right w:val="none" w:sz="0" w:space="0" w:color="auto"/>
              </w:divBdr>
            </w:div>
            <w:div w:id="1355032629">
              <w:marLeft w:val="0"/>
              <w:marRight w:val="0"/>
              <w:marTop w:val="0"/>
              <w:marBottom w:val="0"/>
              <w:divBdr>
                <w:top w:val="none" w:sz="0" w:space="0" w:color="auto"/>
                <w:left w:val="none" w:sz="0" w:space="0" w:color="auto"/>
                <w:bottom w:val="none" w:sz="0" w:space="0" w:color="auto"/>
                <w:right w:val="none" w:sz="0" w:space="0" w:color="auto"/>
              </w:divBdr>
            </w:div>
            <w:div w:id="1468399823">
              <w:marLeft w:val="0"/>
              <w:marRight w:val="0"/>
              <w:marTop w:val="0"/>
              <w:marBottom w:val="0"/>
              <w:divBdr>
                <w:top w:val="none" w:sz="0" w:space="0" w:color="auto"/>
                <w:left w:val="none" w:sz="0" w:space="0" w:color="auto"/>
                <w:bottom w:val="none" w:sz="0" w:space="0" w:color="auto"/>
                <w:right w:val="none" w:sz="0" w:space="0" w:color="auto"/>
              </w:divBdr>
            </w:div>
            <w:div w:id="1672758040">
              <w:marLeft w:val="0"/>
              <w:marRight w:val="0"/>
              <w:marTop w:val="0"/>
              <w:marBottom w:val="0"/>
              <w:divBdr>
                <w:top w:val="none" w:sz="0" w:space="0" w:color="auto"/>
                <w:left w:val="none" w:sz="0" w:space="0" w:color="auto"/>
                <w:bottom w:val="none" w:sz="0" w:space="0" w:color="auto"/>
                <w:right w:val="none" w:sz="0" w:space="0" w:color="auto"/>
              </w:divBdr>
            </w:div>
            <w:div w:id="2056153090">
              <w:marLeft w:val="0"/>
              <w:marRight w:val="0"/>
              <w:marTop w:val="0"/>
              <w:marBottom w:val="0"/>
              <w:divBdr>
                <w:top w:val="none" w:sz="0" w:space="0" w:color="auto"/>
                <w:left w:val="none" w:sz="0" w:space="0" w:color="auto"/>
                <w:bottom w:val="none" w:sz="0" w:space="0" w:color="auto"/>
                <w:right w:val="none" w:sz="0" w:space="0" w:color="auto"/>
              </w:divBdr>
            </w:div>
            <w:div w:id="208047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11378">
      <w:bodyDiv w:val="1"/>
      <w:marLeft w:val="0"/>
      <w:marRight w:val="0"/>
      <w:marTop w:val="0"/>
      <w:marBottom w:val="0"/>
      <w:divBdr>
        <w:top w:val="none" w:sz="0" w:space="0" w:color="auto"/>
        <w:left w:val="none" w:sz="0" w:space="0" w:color="auto"/>
        <w:bottom w:val="none" w:sz="0" w:space="0" w:color="auto"/>
        <w:right w:val="none" w:sz="0" w:space="0" w:color="auto"/>
      </w:divBdr>
    </w:div>
    <w:div w:id="479928800">
      <w:bodyDiv w:val="1"/>
      <w:marLeft w:val="0"/>
      <w:marRight w:val="0"/>
      <w:marTop w:val="0"/>
      <w:marBottom w:val="0"/>
      <w:divBdr>
        <w:top w:val="none" w:sz="0" w:space="0" w:color="auto"/>
        <w:left w:val="none" w:sz="0" w:space="0" w:color="auto"/>
        <w:bottom w:val="none" w:sz="0" w:space="0" w:color="auto"/>
        <w:right w:val="none" w:sz="0" w:space="0" w:color="auto"/>
      </w:divBdr>
    </w:div>
    <w:div w:id="480081580">
      <w:bodyDiv w:val="1"/>
      <w:marLeft w:val="0"/>
      <w:marRight w:val="0"/>
      <w:marTop w:val="0"/>
      <w:marBottom w:val="0"/>
      <w:divBdr>
        <w:top w:val="none" w:sz="0" w:space="0" w:color="auto"/>
        <w:left w:val="none" w:sz="0" w:space="0" w:color="auto"/>
        <w:bottom w:val="none" w:sz="0" w:space="0" w:color="auto"/>
        <w:right w:val="none" w:sz="0" w:space="0" w:color="auto"/>
      </w:divBdr>
      <w:divsChild>
        <w:div w:id="308247325">
          <w:marLeft w:val="0"/>
          <w:marRight w:val="0"/>
          <w:marTop w:val="0"/>
          <w:marBottom w:val="0"/>
          <w:divBdr>
            <w:top w:val="none" w:sz="0" w:space="0" w:color="auto"/>
            <w:left w:val="none" w:sz="0" w:space="0" w:color="auto"/>
            <w:bottom w:val="none" w:sz="0" w:space="0" w:color="auto"/>
            <w:right w:val="none" w:sz="0" w:space="0" w:color="auto"/>
          </w:divBdr>
        </w:div>
        <w:div w:id="380247546">
          <w:marLeft w:val="0"/>
          <w:marRight w:val="0"/>
          <w:marTop w:val="0"/>
          <w:marBottom w:val="0"/>
          <w:divBdr>
            <w:top w:val="none" w:sz="0" w:space="0" w:color="auto"/>
            <w:left w:val="none" w:sz="0" w:space="0" w:color="auto"/>
            <w:bottom w:val="none" w:sz="0" w:space="0" w:color="auto"/>
            <w:right w:val="none" w:sz="0" w:space="0" w:color="auto"/>
          </w:divBdr>
        </w:div>
        <w:div w:id="403843081">
          <w:marLeft w:val="0"/>
          <w:marRight w:val="0"/>
          <w:marTop w:val="0"/>
          <w:marBottom w:val="0"/>
          <w:divBdr>
            <w:top w:val="none" w:sz="0" w:space="0" w:color="auto"/>
            <w:left w:val="none" w:sz="0" w:space="0" w:color="auto"/>
            <w:bottom w:val="none" w:sz="0" w:space="0" w:color="auto"/>
            <w:right w:val="none" w:sz="0" w:space="0" w:color="auto"/>
          </w:divBdr>
        </w:div>
        <w:div w:id="467669087">
          <w:marLeft w:val="0"/>
          <w:marRight w:val="0"/>
          <w:marTop w:val="0"/>
          <w:marBottom w:val="0"/>
          <w:divBdr>
            <w:top w:val="none" w:sz="0" w:space="0" w:color="auto"/>
            <w:left w:val="none" w:sz="0" w:space="0" w:color="auto"/>
            <w:bottom w:val="none" w:sz="0" w:space="0" w:color="auto"/>
            <w:right w:val="none" w:sz="0" w:space="0" w:color="auto"/>
          </w:divBdr>
        </w:div>
        <w:div w:id="502938620">
          <w:marLeft w:val="0"/>
          <w:marRight w:val="0"/>
          <w:marTop w:val="0"/>
          <w:marBottom w:val="0"/>
          <w:divBdr>
            <w:top w:val="none" w:sz="0" w:space="0" w:color="auto"/>
            <w:left w:val="none" w:sz="0" w:space="0" w:color="auto"/>
            <w:bottom w:val="none" w:sz="0" w:space="0" w:color="auto"/>
            <w:right w:val="none" w:sz="0" w:space="0" w:color="auto"/>
          </w:divBdr>
        </w:div>
        <w:div w:id="569922142">
          <w:marLeft w:val="0"/>
          <w:marRight w:val="0"/>
          <w:marTop w:val="0"/>
          <w:marBottom w:val="0"/>
          <w:divBdr>
            <w:top w:val="none" w:sz="0" w:space="0" w:color="auto"/>
            <w:left w:val="none" w:sz="0" w:space="0" w:color="auto"/>
            <w:bottom w:val="none" w:sz="0" w:space="0" w:color="auto"/>
            <w:right w:val="none" w:sz="0" w:space="0" w:color="auto"/>
          </w:divBdr>
        </w:div>
        <w:div w:id="1045324998">
          <w:marLeft w:val="0"/>
          <w:marRight w:val="0"/>
          <w:marTop w:val="0"/>
          <w:marBottom w:val="0"/>
          <w:divBdr>
            <w:top w:val="none" w:sz="0" w:space="0" w:color="auto"/>
            <w:left w:val="none" w:sz="0" w:space="0" w:color="auto"/>
            <w:bottom w:val="none" w:sz="0" w:space="0" w:color="auto"/>
            <w:right w:val="none" w:sz="0" w:space="0" w:color="auto"/>
          </w:divBdr>
        </w:div>
        <w:div w:id="1515656621">
          <w:marLeft w:val="0"/>
          <w:marRight w:val="0"/>
          <w:marTop w:val="0"/>
          <w:marBottom w:val="0"/>
          <w:divBdr>
            <w:top w:val="none" w:sz="0" w:space="0" w:color="auto"/>
            <w:left w:val="none" w:sz="0" w:space="0" w:color="auto"/>
            <w:bottom w:val="none" w:sz="0" w:space="0" w:color="auto"/>
            <w:right w:val="none" w:sz="0" w:space="0" w:color="auto"/>
          </w:divBdr>
        </w:div>
        <w:div w:id="1565482248">
          <w:marLeft w:val="0"/>
          <w:marRight w:val="0"/>
          <w:marTop w:val="0"/>
          <w:marBottom w:val="0"/>
          <w:divBdr>
            <w:top w:val="none" w:sz="0" w:space="0" w:color="auto"/>
            <w:left w:val="none" w:sz="0" w:space="0" w:color="auto"/>
            <w:bottom w:val="none" w:sz="0" w:space="0" w:color="auto"/>
            <w:right w:val="none" w:sz="0" w:space="0" w:color="auto"/>
          </w:divBdr>
        </w:div>
        <w:div w:id="1915311511">
          <w:marLeft w:val="0"/>
          <w:marRight w:val="0"/>
          <w:marTop w:val="0"/>
          <w:marBottom w:val="0"/>
          <w:divBdr>
            <w:top w:val="none" w:sz="0" w:space="0" w:color="auto"/>
            <w:left w:val="none" w:sz="0" w:space="0" w:color="auto"/>
            <w:bottom w:val="none" w:sz="0" w:space="0" w:color="auto"/>
            <w:right w:val="none" w:sz="0" w:space="0" w:color="auto"/>
          </w:divBdr>
        </w:div>
        <w:div w:id="1995984724">
          <w:marLeft w:val="0"/>
          <w:marRight w:val="0"/>
          <w:marTop w:val="0"/>
          <w:marBottom w:val="0"/>
          <w:divBdr>
            <w:top w:val="none" w:sz="0" w:space="0" w:color="auto"/>
            <w:left w:val="none" w:sz="0" w:space="0" w:color="auto"/>
            <w:bottom w:val="none" w:sz="0" w:space="0" w:color="auto"/>
            <w:right w:val="none" w:sz="0" w:space="0" w:color="auto"/>
          </w:divBdr>
        </w:div>
        <w:div w:id="2001545565">
          <w:marLeft w:val="0"/>
          <w:marRight w:val="0"/>
          <w:marTop w:val="0"/>
          <w:marBottom w:val="0"/>
          <w:divBdr>
            <w:top w:val="none" w:sz="0" w:space="0" w:color="auto"/>
            <w:left w:val="none" w:sz="0" w:space="0" w:color="auto"/>
            <w:bottom w:val="none" w:sz="0" w:space="0" w:color="auto"/>
            <w:right w:val="none" w:sz="0" w:space="0" w:color="auto"/>
          </w:divBdr>
        </w:div>
        <w:div w:id="2099207224">
          <w:marLeft w:val="0"/>
          <w:marRight w:val="0"/>
          <w:marTop w:val="0"/>
          <w:marBottom w:val="0"/>
          <w:divBdr>
            <w:top w:val="none" w:sz="0" w:space="0" w:color="auto"/>
            <w:left w:val="none" w:sz="0" w:space="0" w:color="auto"/>
            <w:bottom w:val="none" w:sz="0" w:space="0" w:color="auto"/>
            <w:right w:val="none" w:sz="0" w:space="0" w:color="auto"/>
          </w:divBdr>
        </w:div>
        <w:div w:id="2146971318">
          <w:marLeft w:val="0"/>
          <w:marRight w:val="0"/>
          <w:marTop w:val="0"/>
          <w:marBottom w:val="0"/>
          <w:divBdr>
            <w:top w:val="none" w:sz="0" w:space="0" w:color="auto"/>
            <w:left w:val="none" w:sz="0" w:space="0" w:color="auto"/>
            <w:bottom w:val="none" w:sz="0" w:space="0" w:color="auto"/>
            <w:right w:val="none" w:sz="0" w:space="0" w:color="auto"/>
          </w:divBdr>
        </w:div>
      </w:divsChild>
    </w:div>
    <w:div w:id="557128509">
      <w:bodyDiv w:val="1"/>
      <w:marLeft w:val="0"/>
      <w:marRight w:val="0"/>
      <w:marTop w:val="0"/>
      <w:marBottom w:val="0"/>
      <w:divBdr>
        <w:top w:val="none" w:sz="0" w:space="0" w:color="auto"/>
        <w:left w:val="none" w:sz="0" w:space="0" w:color="auto"/>
        <w:bottom w:val="none" w:sz="0" w:space="0" w:color="auto"/>
        <w:right w:val="none" w:sz="0" w:space="0" w:color="auto"/>
      </w:divBdr>
    </w:div>
    <w:div w:id="636108672">
      <w:bodyDiv w:val="1"/>
      <w:marLeft w:val="0"/>
      <w:marRight w:val="0"/>
      <w:marTop w:val="0"/>
      <w:marBottom w:val="0"/>
      <w:divBdr>
        <w:top w:val="none" w:sz="0" w:space="0" w:color="auto"/>
        <w:left w:val="none" w:sz="0" w:space="0" w:color="auto"/>
        <w:bottom w:val="none" w:sz="0" w:space="0" w:color="auto"/>
        <w:right w:val="none" w:sz="0" w:space="0" w:color="auto"/>
      </w:divBdr>
    </w:div>
    <w:div w:id="736363623">
      <w:bodyDiv w:val="1"/>
      <w:marLeft w:val="0"/>
      <w:marRight w:val="0"/>
      <w:marTop w:val="0"/>
      <w:marBottom w:val="0"/>
      <w:divBdr>
        <w:top w:val="none" w:sz="0" w:space="0" w:color="auto"/>
        <w:left w:val="none" w:sz="0" w:space="0" w:color="auto"/>
        <w:bottom w:val="none" w:sz="0" w:space="0" w:color="auto"/>
        <w:right w:val="none" w:sz="0" w:space="0" w:color="auto"/>
      </w:divBdr>
    </w:div>
    <w:div w:id="741490917">
      <w:bodyDiv w:val="1"/>
      <w:marLeft w:val="0"/>
      <w:marRight w:val="0"/>
      <w:marTop w:val="0"/>
      <w:marBottom w:val="0"/>
      <w:divBdr>
        <w:top w:val="none" w:sz="0" w:space="0" w:color="auto"/>
        <w:left w:val="none" w:sz="0" w:space="0" w:color="auto"/>
        <w:bottom w:val="none" w:sz="0" w:space="0" w:color="auto"/>
        <w:right w:val="none" w:sz="0" w:space="0" w:color="auto"/>
      </w:divBdr>
      <w:divsChild>
        <w:div w:id="505633910">
          <w:marLeft w:val="0"/>
          <w:marRight w:val="0"/>
          <w:marTop w:val="0"/>
          <w:marBottom w:val="0"/>
          <w:divBdr>
            <w:top w:val="none" w:sz="0" w:space="0" w:color="auto"/>
            <w:left w:val="none" w:sz="0" w:space="0" w:color="auto"/>
            <w:bottom w:val="none" w:sz="0" w:space="0" w:color="auto"/>
            <w:right w:val="none" w:sz="0" w:space="0" w:color="auto"/>
          </w:divBdr>
          <w:divsChild>
            <w:div w:id="184365077">
              <w:marLeft w:val="0"/>
              <w:marRight w:val="0"/>
              <w:marTop w:val="0"/>
              <w:marBottom w:val="0"/>
              <w:divBdr>
                <w:top w:val="none" w:sz="0" w:space="0" w:color="auto"/>
                <w:left w:val="none" w:sz="0" w:space="0" w:color="auto"/>
                <w:bottom w:val="none" w:sz="0" w:space="0" w:color="auto"/>
                <w:right w:val="none" w:sz="0" w:space="0" w:color="auto"/>
              </w:divBdr>
            </w:div>
            <w:div w:id="232667407">
              <w:marLeft w:val="0"/>
              <w:marRight w:val="0"/>
              <w:marTop w:val="0"/>
              <w:marBottom w:val="0"/>
              <w:divBdr>
                <w:top w:val="none" w:sz="0" w:space="0" w:color="auto"/>
                <w:left w:val="none" w:sz="0" w:space="0" w:color="auto"/>
                <w:bottom w:val="none" w:sz="0" w:space="0" w:color="auto"/>
                <w:right w:val="none" w:sz="0" w:space="0" w:color="auto"/>
              </w:divBdr>
            </w:div>
            <w:div w:id="265385514">
              <w:marLeft w:val="0"/>
              <w:marRight w:val="0"/>
              <w:marTop w:val="0"/>
              <w:marBottom w:val="0"/>
              <w:divBdr>
                <w:top w:val="none" w:sz="0" w:space="0" w:color="auto"/>
                <w:left w:val="none" w:sz="0" w:space="0" w:color="auto"/>
                <w:bottom w:val="none" w:sz="0" w:space="0" w:color="auto"/>
                <w:right w:val="none" w:sz="0" w:space="0" w:color="auto"/>
              </w:divBdr>
            </w:div>
            <w:div w:id="526143462">
              <w:marLeft w:val="0"/>
              <w:marRight w:val="0"/>
              <w:marTop w:val="0"/>
              <w:marBottom w:val="0"/>
              <w:divBdr>
                <w:top w:val="none" w:sz="0" w:space="0" w:color="auto"/>
                <w:left w:val="none" w:sz="0" w:space="0" w:color="auto"/>
                <w:bottom w:val="none" w:sz="0" w:space="0" w:color="auto"/>
                <w:right w:val="none" w:sz="0" w:space="0" w:color="auto"/>
              </w:divBdr>
            </w:div>
            <w:div w:id="547768203">
              <w:marLeft w:val="0"/>
              <w:marRight w:val="0"/>
              <w:marTop w:val="0"/>
              <w:marBottom w:val="0"/>
              <w:divBdr>
                <w:top w:val="none" w:sz="0" w:space="0" w:color="auto"/>
                <w:left w:val="none" w:sz="0" w:space="0" w:color="auto"/>
                <w:bottom w:val="none" w:sz="0" w:space="0" w:color="auto"/>
                <w:right w:val="none" w:sz="0" w:space="0" w:color="auto"/>
              </w:divBdr>
            </w:div>
            <w:div w:id="969357877">
              <w:marLeft w:val="0"/>
              <w:marRight w:val="0"/>
              <w:marTop w:val="0"/>
              <w:marBottom w:val="0"/>
              <w:divBdr>
                <w:top w:val="none" w:sz="0" w:space="0" w:color="auto"/>
                <w:left w:val="none" w:sz="0" w:space="0" w:color="auto"/>
                <w:bottom w:val="none" w:sz="0" w:space="0" w:color="auto"/>
                <w:right w:val="none" w:sz="0" w:space="0" w:color="auto"/>
              </w:divBdr>
            </w:div>
            <w:div w:id="1176310295">
              <w:marLeft w:val="0"/>
              <w:marRight w:val="0"/>
              <w:marTop w:val="0"/>
              <w:marBottom w:val="0"/>
              <w:divBdr>
                <w:top w:val="none" w:sz="0" w:space="0" w:color="auto"/>
                <w:left w:val="none" w:sz="0" w:space="0" w:color="auto"/>
                <w:bottom w:val="none" w:sz="0" w:space="0" w:color="auto"/>
                <w:right w:val="none" w:sz="0" w:space="0" w:color="auto"/>
              </w:divBdr>
            </w:div>
            <w:div w:id="1183974962">
              <w:marLeft w:val="0"/>
              <w:marRight w:val="0"/>
              <w:marTop w:val="0"/>
              <w:marBottom w:val="0"/>
              <w:divBdr>
                <w:top w:val="none" w:sz="0" w:space="0" w:color="auto"/>
                <w:left w:val="none" w:sz="0" w:space="0" w:color="auto"/>
                <w:bottom w:val="none" w:sz="0" w:space="0" w:color="auto"/>
                <w:right w:val="none" w:sz="0" w:space="0" w:color="auto"/>
              </w:divBdr>
            </w:div>
            <w:div w:id="1193104608">
              <w:marLeft w:val="0"/>
              <w:marRight w:val="0"/>
              <w:marTop w:val="0"/>
              <w:marBottom w:val="0"/>
              <w:divBdr>
                <w:top w:val="none" w:sz="0" w:space="0" w:color="auto"/>
                <w:left w:val="none" w:sz="0" w:space="0" w:color="auto"/>
                <w:bottom w:val="none" w:sz="0" w:space="0" w:color="auto"/>
                <w:right w:val="none" w:sz="0" w:space="0" w:color="auto"/>
              </w:divBdr>
            </w:div>
            <w:div w:id="1205561519">
              <w:marLeft w:val="0"/>
              <w:marRight w:val="0"/>
              <w:marTop w:val="0"/>
              <w:marBottom w:val="0"/>
              <w:divBdr>
                <w:top w:val="none" w:sz="0" w:space="0" w:color="auto"/>
                <w:left w:val="none" w:sz="0" w:space="0" w:color="auto"/>
                <w:bottom w:val="none" w:sz="0" w:space="0" w:color="auto"/>
                <w:right w:val="none" w:sz="0" w:space="0" w:color="auto"/>
              </w:divBdr>
            </w:div>
            <w:div w:id="124132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84374">
      <w:bodyDiv w:val="1"/>
      <w:marLeft w:val="0"/>
      <w:marRight w:val="0"/>
      <w:marTop w:val="0"/>
      <w:marBottom w:val="0"/>
      <w:divBdr>
        <w:top w:val="none" w:sz="0" w:space="0" w:color="auto"/>
        <w:left w:val="none" w:sz="0" w:space="0" w:color="auto"/>
        <w:bottom w:val="none" w:sz="0" w:space="0" w:color="auto"/>
        <w:right w:val="none" w:sz="0" w:space="0" w:color="auto"/>
      </w:divBdr>
    </w:div>
    <w:div w:id="786587509">
      <w:bodyDiv w:val="1"/>
      <w:marLeft w:val="0"/>
      <w:marRight w:val="0"/>
      <w:marTop w:val="0"/>
      <w:marBottom w:val="0"/>
      <w:divBdr>
        <w:top w:val="none" w:sz="0" w:space="0" w:color="auto"/>
        <w:left w:val="none" w:sz="0" w:space="0" w:color="auto"/>
        <w:bottom w:val="none" w:sz="0" w:space="0" w:color="auto"/>
        <w:right w:val="none" w:sz="0" w:space="0" w:color="auto"/>
      </w:divBdr>
      <w:divsChild>
        <w:div w:id="341667809">
          <w:marLeft w:val="0"/>
          <w:marRight w:val="0"/>
          <w:marTop w:val="0"/>
          <w:marBottom w:val="0"/>
          <w:divBdr>
            <w:top w:val="none" w:sz="0" w:space="0" w:color="auto"/>
            <w:left w:val="none" w:sz="0" w:space="0" w:color="auto"/>
            <w:bottom w:val="none" w:sz="0" w:space="0" w:color="auto"/>
            <w:right w:val="none" w:sz="0" w:space="0" w:color="auto"/>
          </w:divBdr>
          <w:divsChild>
            <w:div w:id="6567970">
              <w:marLeft w:val="0"/>
              <w:marRight w:val="0"/>
              <w:marTop w:val="0"/>
              <w:marBottom w:val="0"/>
              <w:divBdr>
                <w:top w:val="none" w:sz="0" w:space="0" w:color="auto"/>
                <w:left w:val="none" w:sz="0" w:space="0" w:color="auto"/>
                <w:bottom w:val="none" w:sz="0" w:space="0" w:color="auto"/>
                <w:right w:val="none" w:sz="0" w:space="0" w:color="auto"/>
              </w:divBdr>
            </w:div>
            <w:div w:id="97220160">
              <w:marLeft w:val="0"/>
              <w:marRight w:val="0"/>
              <w:marTop w:val="0"/>
              <w:marBottom w:val="0"/>
              <w:divBdr>
                <w:top w:val="none" w:sz="0" w:space="0" w:color="auto"/>
                <w:left w:val="none" w:sz="0" w:space="0" w:color="auto"/>
                <w:bottom w:val="none" w:sz="0" w:space="0" w:color="auto"/>
                <w:right w:val="none" w:sz="0" w:space="0" w:color="auto"/>
              </w:divBdr>
            </w:div>
            <w:div w:id="132068855">
              <w:marLeft w:val="0"/>
              <w:marRight w:val="0"/>
              <w:marTop w:val="0"/>
              <w:marBottom w:val="0"/>
              <w:divBdr>
                <w:top w:val="none" w:sz="0" w:space="0" w:color="auto"/>
                <w:left w:val="none" w:sz="0" w:space="0" w:color="auto"/>
                <w:bottom w:val="none" w:sz="0" w:space="0" w:color="auto"/>
                <w:right w:val="none" w:sz="0" w:space="0" w:color="auto"/>
              </w:divBdr>
            </w:div>
            <w:div w:id="475488862">
              <w:marLeft w:val="0"/>
              <w:marRight w:val="0"/>
              <w:marTop w:val="0"/>
              <w:marBottom w:val="0"/>
              <w:divBdr>
                <w:top w:val="none" w:sz="0" w:space="0" w:color="auto"/>
                <w:left w:val="none" w:sz="0" w:space="0" w:color="auto"/>
                <w:bottom w:val="none" w:sz="0" w:space="0" w:color="auto"/>
                <w:right w:val="none" w:sz="0" w:space="0" w:color="auto"/>
              </w:divBdr>
            </w:div>
            <w:div w:id="536772545">
              <w:marLeft w:val="0"/>
              <w:marRight w:val="0"/>
              <w:marTop w:val="0"/>
              <w:marBottom w:val="0"/>
              <w:divBdr>
                <w:top w:val="none" w:sz="0" w:space="0" w:color="auto"/>
                <w:left w:val="none" w:sz="0" w:space="0" w:color="auto"/>
                <w:bottom w:val="none" w:sz="0" w:space="0" w:color="auto"/>
                <w:right w:val="none" w:sz="0" w:space="0" w:color="auto"/>
              </w:divBdr>
            </w:div>
            <w:div w:id="1142116470">
              <w:marLeft w:val="0"/>
              <w:marRight w:val="0"/>
              <w:marTop w:val="0"/>
              <w:marBottom w:val="0"/>
              <w:divBdr>
                <w:top w:val="none" w:sz="0" w:space="0" w:color="auto"/>
                <w:left w:val="none" w:sz="0" w:space="0" w:color="auto"/>
                <w:bottom w:val="none" w:sz="0" w:space="0" w:color="auto"/>
                <w:right w:val="none" w:sz="0" w:space="0" w:color="auto"/>
              </w:divBdr>
            </w:div>
            <w:div w:id="1155489581">
              <w:marLeft w:val="0"/>
              <w:marRight w:val="0"/>
              <w:marTop w:val="0"/>
              <w:marBottom w:val="0"/>
              <w:divBdr>
                <w:top w:val="none" w:sz="0" w:space="0" w:color="auto"/>
                <w:left w:val="none" w:sz="0" w:space="0" w:color="auto"/>
                <w:bottom w:val="none" w:sz="0" w:space="0" w:color="auto"/>
                <w:right w:val="none" w:sz="0" w:space="0" w:color="auto"/>
              </w:divBdr>
            </w:div>
            <w:div w:id="1373260854">
              <w:marLeft w:val="0"/>
              <w:marRight w:val="0"/>
              <w:marTop w:val="0"/>
              <w:marBottom w:val="0"/>
              <w:divBdr>
                <w:top w:val="none" w:sz="0" w:space="0" w:color="auto"/>
                <w:left w:val="none" w:sz="0" w:space="0" w:color="auto"/>
                <w:bottom w:val="none" w:sz="0" w:space="0" w:color="auto"/>
                <w:right w:val="none" w:sz="0" w:space="0" w:color="auto"/>
              </w:divBdr>
            </w:div>
            <w:div w:id="1436749571">
              <w:marLeft w:val="0"/>
              <w:marRight w:val="0"/>
              <w:marTop w:val="0"/>
              <w:marBottom w:val="0"/>
              <w:divBdr>
                <w:top w:val="none" w:sz="0" w:space="0" w:color="auto"/>
                <w:left w:val="none" w:sz="0" w:space="0" w:color="auto"/>
                <w:bottom w:val="none" w:sz="0" w:space="0" w:color="auto"/>
                <w:right w:val="none" w:sz="0" w:space="0" w:color="auto"/>
              </w:divBdr>
            </w:div>
            <w:div w:id="1520899200">
              <w:marLeft w:val="0"/>
              <w:marRight w:val="0"/>
              <w:marTop w:val="0"/>
              <w:marBottom w:val="0"/>
              <w:divBdr>
                <w:top w:val="none" w:sz="0" w:space="0" w:color="auto"/>
                <w:left w:val="none" w:sz="0" w:space="0" w:color="auto"/>
                <w:bottom w:val="none" w:sz="0" w:space="0" w:color="auto"/>
                <w:right w:val="none" w:sz="0" w:space="0" w:color="auto"/>
              </w:divBdr>
            </w:div>
            <w:div w:id="1623728908">
              <w:marLeft w:val="0"/>
              <w:marRight w:val="0"/>
              <w:marTop w:val="0"/>
              <w:marBottom w:val="0"/>
              <w:divBdr>
                <w:top w:val="none" w:sz="0" w:space="0" w:color="auto"/>
                <w:left w:val="none" w:sz="0" w:space="0" w:color="auto"/>
                <w:bottom w:val="none" w:sz="0" w:space="0" w:color="auto"/>
                <w:right w:val="none" w:sz="0" w:space="0" w:color="auto"/>
              </w:divBdr>
            </w:div>
            <w:div w:id="1719358587">
              <w:marLeft w:val="0"/>
              <w:marRight w:val="0"/>
              <w:marTop w:val="0"/>
              <w:marBottom w:val="0"/>
              <w:divBdr>
                <w:top w:val="none" w:sz="0" w:space="0" w:color="auto"/>
                <w:left w:val="none" w:sz="0" w:space="0" w:color="auto"/>
                <w:bottom w:val="none" w:sz="0" w:space="0" w:color="auto"/>
                <w:right w:val="none" w:sz="0" w:space="0" w:color="auto"/>
              </w:divBdr>
            </w:div>
            <w:div w:id="211697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7977">
      <w:bodyDiv w:val="1"/>
      <w:marLeft w:val="0"/>
      <w:marRight w:val="0"/>
      <w:marTop w:val="0"/>
      <w:marBottom w:val="0"/>
      <w:divBdr>
        <w:top w:val="none" w:sz="0" w:space="0" w:color="auto"/>
        <w:left w:val="none" w:sz="0" w:space="0" w:color="auto"/>
        <w:bottom w:val="none" w:sz="0" w:space="0" w:color="auto"/>
        <w:right w:val="none" w:sz="0" w:space="0" w:color="auto"/>
      </w:divBdr>
      <w:divsChild>
        <w:div w:id="492718230">
          <w:marLeft w:val="0"/>
          <w:marRight w:val="0"/>
          <w:marTop w:val="0"/>
          <w:marBottom w:val="0"/>
          <w:divBdr>
            <w:top w:val="none" w:sz="0" w:space="0" w:color="auto"/>
            <w:left w:val="none" w:sz="0" w:space="0" w:color="auto"/>
            <w:bottom w:val="none" w:sz="0" w:space="0" w:color="auto"/>
            <w:right w:val="none" w:sz="0" w:space="0" w:color="auto"/>
          </w:divBdr>
          <w:divsChild>
            <w:div w:id="1005787519">
              <w:marLeft w:val="0"/>
              <w:marRight w:val="0"/>
              <w:marTop w:val="0"/>
              <w:marBottom w:val="0"/>
              <w:divBdr>
                <w:top w:val="none" w:sz="0" w:space="0" w:color="auto"/>
                <w:left w:val="none" w:sz="0" w:space="0" w:color="auto"/>
                <w:bottom w:val="none" w:sz="0" w:space="0" w:color="auto"/>
                <w:right w:val="none" w:sz="0" w:space="0" w:color="auto"/>
              </w:divBdr>
            </w:div>
            <w:div w:id="1027098301">
              <w:marLeft w:val="0"/>
              <w:marRight w:val="0"/>
              <w:marTop w:val="0"/>
              <w:marBottom w:val="0"/>
              <w:divBdr>
                <w:top w:val="none" w:sz="0" w:space="0" w:color="auto"/>
                <w:left w:val="none" w:sz="0" w:space="0" w:color="auto"/>
                <w:bottom w:val="none" w:sz="0" w:space="0" w:color="auto"/>
                <w:right w:val="none" w:sz="0" w:space="0" w:color="auto"/>
              </w:divBdr>
            </w:div>
            <w:div w:id="1214584218">
              <w:marLeft w:val="0"/>
              <w:marRight w:val="0"/>
              <w:marTop w:val="0"/>
              <w:marBottom w:val="0"/>
              <w:divBdr>
                <w:top w:val="none" w:sz="0" w:space="0" w:color="auto"/>
                <w:left w:val="none" w:sz="0" w:space="0" w:color="auto"/>
                <w:bottom w:val="none" w:sz="0" w:space="0" w:color="auto"/>
                <w:right w:val="none" w:sz="0" w:space="0" w:color="auto"/>
              </w:divBdr>
            </w:div>
            <w:div w:id="1315527736">
              <w:marLeft w:val="0"/>
              <w:marRight w:val="0"/>
              <w:marTop w:val="0"/>
              <w:marBottom w:val="0"/>
              <w:divBdr>
                <w:top w:val="none" w:sz="0" w:space="0" w:color="auto"/>
                <w:left w:val="none" w:sz="0" w:space="0" w:color="auto"/>
                <w:bottom w:val="none" w:sz="0" w:space="0" w:color="auto"/>
                <w:right w:val="none" w:sz="0" w:space="0" w:color="auto"/>
              </w:divBdr>
            </w:div>
            <w:div w:id="1318343881">
              <w:marLeft w:val="0"/>
              <w:marRight w:val="0"/>
              <w:marTop w:val="0"/>
              <w:marBottom w:val="0"/>
              <w:divBdr>
                <w:top w:val="none" w:sz="0" w:space="0" w:color="auto"/>
                <w:left w:val="none" w:sz="0" w:space="0" w:color="auto"/>
                <w:bottom w:val="none" w:sz="0" w:space="0" w:color="auto"/>
                <w:right w:val="none" w:sz="0" w:space="0" w:color="auto"/>
              </w:divBdr>
            </w:div>
            <w:div w:id="1344473437">
              <w:marLeft w:val="0"/>
              <w:marRight w:val="0"/>
              <w:marTop w:val="0"/>
              <w:marBottom w:val="0"/>
              <w:divBdr>
                <w:top w:val="none" w:sz="0" w:space="0" w:color="auto"/>
                <w:left w:val="none" w:sz="0" w:space="0" w:color="auto"/>
                <w:bottom w:val="none" w:sz="0" w:space="0" w:color="auto"/>
                <w:right w:val="none" w:sz="0" w:space="0" w:color="auto"/>
              </w:divBdr>
            </w:div>
            <w:div w:id="1403135534">
              <w:marLeft w:val="0"/>
              <w:marRight w:val="0"/>
              <w:marTop w:val="0"/>
              <w:marBottom w:val="0"/>
              <w:divBdr>
                <w:top w:val="none" w:sz="0" w:space="0" w:color="auto"/>
                <w:left w:val="none" w:sz="0" w:space="0" w:color="auto"/>
                <w:bottom w:val="none" w:sz="0" w:space="0" w:color="auto"/>
                <w:right w:val="none" w:sz="0" w:space="0" w:color="auto"/>
              </w:divBdr>
            </w:div>
            <w:div w:id="1437561074">
              <w:marLeft w:val="0"/>
              <w:marRight w:val="0"/>
              <w:marTop w:val="0"/>
              <w:marBottom w:val="0"/>
              <w:divBdr>
                <w:top w:val="none" w:sz="0" w:space="0" w:color="auto"/>
                <w:left w:val="none" w:sz="0" w:space="0" w:color="auto"/>
                <w:bottom w:val="none" w:sz="0" w:space="0" w:color="auto"/>
                <w:right w:val="none" w:sz="0" w:space="0" w:color="auto"/>
              </w:divBdr>
            </w:div>
            <w:div w:id="1564828135">
              <w:marLeft w:val="0"/>
              <w:marRight w:val="0"/>
              <w:marTop w:val="0"/>
              <w:marBottom w:val="0"/>
              <w:divBdr>
                <w:top w:val="none" w:sz="0" w:space="0" w:color="auto"/>
                <w:left w:val="none" w:sz="0" w:space="0" w:color="auto"/>
                <w:bottom w:val="none" w:sz="0" w:space="0" w:color="auto"/>
                <w:right w:val="none" w:sz="0" w:space="0" w:color="auto"/>
              </w:divBdr>
            </w:div>
            <w:div w:id="1631551265">
              <w:marLeft w:val="0"/>
              <w:marRight w:val="0"/>
              <w:marTop w:val="0"/>
              <w:marBottom w:val="0"/>
              <w:divBdr>
                <w:top w:val="none" w:sz="0" w:space="0" w:color="auto"/>
                <w:left w:val="none" w:sz="0" w:space="0" w:color="auto"/>
                <w:bottom w:val="none" w:sz="0" w:space="0" w:color="auto"/>
                <w:right w:val="none" w:sz="0" w:space="0" w:color="auto"/>
              </w:divBdr>
            </w:div>
            <w:div w:id="186378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12462">
      <w:bodyDiv w:val="1"/>
      <w:marLeft w:val="0"/>
      <w:marRight w:val="0"/>
      <w:marTop w:val="0"/>
      <w:marBottom w:val="0"/>
      <w:divBdr>
        <w:top w:val="none" w:sz="0" w:space="0" w:color="auto"/>
        <w:left w:val="none" w:sz="0" w:space="0" w:color="auto"/>
        <w:bottom w:val="none" w:sz="0" w:space="0" w:color="auto"/>
        <w:right w:val="none" w:sz="0" w:space="0" w:color="auto"/>
      </w:divBdr>
      <w:divsChild>
        <w:div w:id="1639727964">
          <w:marLeft w:val="0"/>
          <w:marRight w:val="0"/>
          <w:marTop w:val="0"/>
          <w:marBottom w:val="0"/>
          <w:divBdr>
            <w:top w:val="none" w:sz="0" w:space="0" w:color="auto"/>
            <w:left w:val="none" w:sz="0" w:space="0" w:color="auto"/>
            <w:bottom w:val="none" w:sz="0" w:space="0" w:color="auto"/>
            <w:right w:val="none" w:sz="0" w:space="0" w:color="auto"/>
          </w:divBdr>
          <w:divsChild>
            <w:div w:id="268392137">
              <w:marLeft w:val="0"/>
              <w:marRight w:val="0"/>
              <w:marTop w:val="0"/>
              <w:marBottom w:val="0"/>
              <w:divBdr>
                <w:top w:val="none" w:sz="0" w:space="0" w:color="auto"/>
                <w:left w:val="none" w:sz="0" w:space="0" w:color="auto"/>
                <w:bottom w:val="none" w:sz="0" w:space="0" w:color="auto"/>
                <w:right w:val="none" w:sz="0" w:space="0" w:color="auto"/>
              </w:divBdr>
            </w:div>
            <w:div w:id="735739638">
              <w:marLeft w:val="0"/>
              <w:marRight w:val="0"/>
              <w:marTop w:val="0"/>
              <w:marBottom w:val="0"/>
              <w:divBdr>
                <w:top w:val="none" w:sz="0" w:space="0" w:color="auto"/>
                <w:left w:val="none" w:sz="0" w:space="0" w:color="auto"/>
                <w:bottom w:val="none" w:sz="0" w:space="0" w:color="auto"/>
                <w:right w:val="none" w:sz="0" w:space="0" w:color="auto"/>
              </w:divBdr>
            </w:div>
            <w:div w:id="989021335">
              <w:marLeft w:val="0"/>
              <w:marRight w:val="0"/>
              <w:marTop w:val="0"/>
              <w:marBottom w:val="0"/>
              <w:divBdr>
                <w:top w:val="none" w:sz="0" w:space="0" w:color="auto"/>
                <w:left w:val="none" w:sz="0" w:space="0" w:color="auto"/>
                <w:bottom w:val="none" w:sz="0" w:space="0" w:color="auto"/>
                <w:right w:val="none" w:sz="0" w:space="0" w:color="auto"/>
              </w:divBdr>
            </w:div>
            <w:div w:id="1530801338">
              <w:marLeft w:val="0"/>
              <w:marRight w:val="0"/>
              <w:marTop w:val="0"/>
              <w:marBottom w:val="0"/>
              <w:divBdr>
                <w:top w:val="none" w:sz="0" w:space="0" w:color="auto"/>
                <w:left w:val="none" w:sz="0" w:space="0" w:color="auto"/>
                <w:bottom w:val="none" w:sz="0" w:space="0" w:color="auto"/>
                <w:right w:val="none" w:sz="0" w:space="0" w:color="auto"/>
              </w:divBdr>
            </w:div>
            <w:div w:id="1647319617">
              <w:marLeft w:val="0"/>
              <w:marRight w:val="0"/>
              <w:marTop w:val="0"/>
              <w:marBottom w:val="0"/>
              <w:divBdr>
                <w:top w:val="none" w:sz="0" w:space="0" w:color="auto"/>
                <w:left w:val="none" w:sz="0" w:space="0" w:color="auto"/>
                <w:bottom w:val="none" w:sz="0" w:space="0" w:color="auto"/>
                <w:right w:val="none" w:sz="0" w:space="0" w:color="auto"/>
              </w:divBdr>
            </w:div>
            <w:div w:id="213667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62294">
      <w:bodyDiv w:val="1"/>
      <w:marLeft w:val="0"/>
      <w:marRight w:val="0"/>
      <w:marTop w:val="0"/>
      <w:marBottom w:val="0"/>
      <w:divBdr>
        <w:top w:val="none" w:sz="0" w:space="0" w:color="auto"/>
        <w:left w:val="none" w:sz="0" w:space="0" w:color="auto"/>
        <w:bottom w:val="none" w:sz="0" w:space="0" w:color="auto"/>
        <w:right w:val="none" w:sz="0" w:space="0" w:color="auto"/>
      </w:divBdr>
      <w:divsChild>
        <w:div w:id="516962479">
          <w:marLeft w:val="0"/>
          <w:marRight w:val="0"/>
          <w:marTop w:val="0"/>
          <w:marBottom w:val="0"/>
          <w:divBdr>
            <w:top w:val="none" w:sz="0" w:space="0" w:color="auto"/>
            <w:left w:val="none" w:sz="0" w:space="0" w:color="auto"/>
            <w:bottom w:val="none" w:sz="0" w:space="0" w:color="auto"/>
            <w:right w:val="none" w:sz="0" w:space="0" w:color="auto"/>
          </w:divBdr>
          <w:divsChild>
            <w:div w:id="184441604">
              <w:marLeft w:val="0"/>
              <w:marRight w:val="0"/>
              <w:marTop w:val="0"/>
              <w:marBottom w:val="0"/>
              <w:divBdr>
                <w:top w:val="none" w:sz="0" w:space="0" w:color="auto"/>
                <w:left w:val="none" w:sz="0" w:space="0" w:color="auto"/>
                <w:bottom w:val="none" w:sz="0" w:space="0" w:color="auto"/>
                <w:right w:val="none" w:sz="0" w:space="0" w:color="auto"/>
              </w:divBdr>
            </w:div>
            <w:div w:id="272247076">
              <w:marLeft w:val="0"/>
              <w:marRight w:val="0"/>
              <w:marTop w:val="0"/>
              <w:marBottom w:val="0"/>
              <w:divBdr>
                <w:top w:val="none" w:sz="0" w:space="0" w:color="auto"/>
                <w:left w:val="none" w:sz="0" w:space="0" w:color="auto"/>
                <w:bottom w:val="none" w:sz="0" w:space="0" w:color="auto"/>
                <w:right w:val="none" w:sz="0" w:space="0" w:color="auto"/>
              </w:divBdr>
            </w:div>
            <w:div w:id="508565620">
              <w:marLeft w:val="0"/>
              <w:marRight w:val="0"/>
              <w:marTop w:val="0"/>
              <w:marBottom w:val="0"/>
              <w:divBdr>
                <w:top w:val="none" w:sz="0" w:space="0" w:color="auto"/>
                <w:left w:val="none" w:sz="0" w:space="0" w:color="auto"/>
                <w:bottom w:val="none" w:sz="0" w:space="0" w:color="auto"/>
                <w:right w:val="none" w:sz="0" w:space="0" w:color="auto"/>
              </w:divBdr>
            </w:div>
            <w:div w:id="723069750">
              <w:marLeft w:val="0"/>
              <w:marRight w:val="0"/>
              <w:marTop w:val="0"/>
              <w:marBottom w:val="0"/>
              <w:divBdr>
                <w:top w:val="none" w:sz="0" w:space="0" w:color="auto"/>
                <w:left w:val="none" w:sz="0" w:space="0" w:color="auto"/>
                <w:bottom w:val="none" w:sz="0" w:space="0" w:color="auto"/>
                <w:right w:val="none" w:sz="0" w:space="0" w:color="auto"/>
              </w:divBdr>
            </w:div>
            <w:div w:id="726226077">
              <w:marLeft w:val="0"/>
              <w:marRight w:val="0"/>
              <w:marTop w:val="0"/>
              <w:marBottom w:val="0"/>
              <w:divBdr>
                <w:top w:val="none" w:sz="0" w:space="0" w:color="auto"/>
                <w:left w:val="none" w:sz="0" w:space="0" w:color="auto"/>
                <w:bottom w:val="none" w:sz="0" w:space="0" w:color="auto"/>
                <w:right w:val="none" w:sz="0" w:space="0" w:color="auto"/>
              </w:divBdr>
            </w:div>
            <w:div w:id="911544956">
              <w:marLeft w:val="0"/>
              <w:marRight w:val="0"/>
              <w:marTop w:val="0"/>
              <w:marBottom w:val="0"/>
              <w:divBdr>
                <w:top w:val="none" w:sz="0" w:space="0" w:color="auto"/>
                <w:left w:val="none" w:sz="0" w:space="0" w:color="auto"/>
                <w:bottom w:val="none" w:sz="0" w:space="0" w:color="auto"/>
                <w:right w:val="none" w:sz="0" w:space="0" w:color="auto"/>
              </w:divBdr>
            </w:div>
            <w:div w:id="1146893245">
              <w:marLeft w:val="0"/>
              <w:marRight w:val="0"/>
              <w:marTop w:val="0"/>
              <w:marBottom w:val="0"/>
              <w:divBdr>
                <w:top w:val="none" w:sz="0" w:space="0" w:color="auto"/>
                <w:left w:val="none" w:sz="0" w:space="0" w:color="auto"/>
                <w:bottom w:val="none" w:sz="0" w:space="0" w:color="auto"/>
                <w:right w:val="none" w:sz="0" w:space="0" w:color="auto"/>
              </w:divBdr>
            </w:div>
            <w:div w:id="1422683657">
              <w:marLeft w:val="0"/>
              <w:marRight w:val="0"/>
              <w:marTop w:val="0"/>
              <w:marBottom w:val="0"/>
              <w:divBdr>
                <w:top w:val="none" w:sz="0" w:space="0" w:color="auto"/>
                <w:left w:val="none" w:sz="0" w:space="0" w:color="auto"/>
                <w:bottom w:val="none" w:sz="0" w:space="0" w:color="auto"/>
                <w:right w:val="none" w:sz="0" w:space="0" w:color="auto"/>
              </w:divBdr>
            </w:div>
            <w:div w:id="1648317924">
              <w:marLeft w:val="0"/>
              <w:marRight w:val="0"/>
              <w:marTop w:val="0"/>
              <w:marBottom w:val="0"/>
              <w:divBdr>
                <w:top w:val="none" w:sz="0" w:space="0" w:color="auto"/>
                <w:left w:val="none" w:sz="0" w:space="0" w:color="auto"/>
                <w:bottom w:val="none" w:sz="0" w:space="0" w:color="auto"/>
                <w:right w:val="none" w:sz="0" w:space="0" w:color="auto"/>
              </w:divBdr>
            </w:div>
            <w:div w:id="180888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58631">
      <w:bodyDiv w:val="1"/>
      <w:marLeft w:val="0"/>
      <w:marRight w:val="0"/>
      <w:marTop w:val="0"/>
      <w:marBottom w:val="0"/>
      <w:divBdr>
        <w:top w:val="none" w:sz="0" w:space="0" w:color="auto"/>
        <w:left w:val="none" w:sz="0" w:space="0" w:color="auto"/>
        <w:bottom w:val="none" w:sz="0" w:space="0" w:color="auto"/>
        <w:right w:val="none" w:sz="0" w:space="0" w:color="auto"/>
      </w:divBdr>
      <w:divsChild>
        <w:div w:id="975526349">
          <w:marLeft w:val="0"/>
          <w:marRight w:val="0"/>
          <w:marTop w:val="0"/>
          <w:marBottom w:val="0"/>
          <w:divBdr>
            <w:top w:val="none" w:sz="0" w:space="0" w:color="auto"/>
            <w:left w:val="none" w:sz="0" w:space="0" w:color="auto"/>
            <w:bottom w:val="none" w:sz="0" w:space="0" w:color="auto"/>
            <w:right w:val="none" w:sz="0" w:space="0" w:color="auto"/>
          </w:divBdr>
          <w:divsChild>
            <w:div w:id="359865">
              <w:marLeft w:val="0"/>
              <w:marRight w:val="0"/>
              <w:marTop w:val="0"/>
              <w:marBottom w:val="0"/>
              <w:divBdr>
                <w:top w:val="none" w:sz="0" w:space="0" w:color="auto"/>
                <w:left w:val="none" w:sz="0" w:space="0" w:color="auto"/>
                <w:bottom w:val="none" w:sz="0" w:space="0" w:color="auto"/>
                <w:right w:val="none" w:sz="0" w:space="0" w:color="auto"/>
              </w:divBdr>
            </w:div>
            <w:div w:id="67575325">
              <w:marLeft w:val="0"/>
              <w:marRight w:val="0"/>
              <w:marTop w:val="0"/>
              <w:marBottom w:val="0"/>
              <w:divBdr>
                <w:top w:val="none" w:sz="0" w:space="0" w:color="auto"/>
                <w:left w:val="none" w:sz="0" w:space="0" w:color="auto"/>
                <w:bottom w:val="none" w:sz="0" w:space="0" w:color="auto"/>
                <w:right w:val="none" w:sz="0" w:space="0" w:color="auto"/>
              </w:divBdr>
            </w:div>
            <w:div w:id="677852236">
              <w:marLeft w:val="0"/>
              <w:marRight w:val="0"/>
              <w:marTop w:val="0"/>
              <w:marBottom w:val="0"/>
              <w:divBdr>
                <w:top w:val="none" w:sz="0" w:space="0" w:color="auto"/>
                <w:left w:val="none" w:sz="0" w:space="0" w:color="auto"/>
                <w:bottom w:val="none" w:sz="0" w:space="0" w:color="auto"/>
                <w:right w:val="none" w:sz="0" w:space="0" w:color="auto"/>
              </w:divBdr>
            </w:div>
            <w:div w:id="976451881">
              <w:marLeft w:val="0"/>
              <w:marRight w:val="0"/>
              <w:marTop w:val="0"/>
              <w:marBottom w:val="0"/>
              <w:divBdr>
                <w:top w:val="none" w:sz="0" w:space="0" w:color="auto"/>
                <w:left w:val="none" w:sz="0" w:space="0" w:color="auto"/>
                <w:bottom w:val="none" w:sz="0" w:space="0" w:color="auto"/>
                <w:right w:val="none" w:sz="0" w:space="0" w:color="auto"/>
              </w:divBdr>
            </w:div>
            <w:div w:id="1050574064">
              <w:marLeft w:val="0"/>
              <w:marRight w:val="0"/>
              <w:marTop w:val="0"/>
              <w:marBottom w:val="0"/>
              <w:divBdr>
                <w:top w:val="none" w:sz="0" w:space="0" w:color="auto"/>
                <w:left w:val="none" w:sz="0" w:space="0" w:color="auto"/>
                <w:bottom w:val="none" w:sz="0" w:space="0" w:color="auto"/>
                <w:right w:val="none" w:sz="0" w:space="0" w:color="auto"/>
              </w:divBdr>
            </w:div>
            <w:div w:id="1072391786">
              <w:marLeft w:val="0"/>
              <w:marRight w:val="0"/>
              <w:marTop w:val="0"/>
              <w:marBottom w:val="0"/>
              <w:divBdr>
                <w:top w:val="none" w:sz="0" w:space="0" w:color="auto"/>
                <w:left w:val="none" w:sz="0" w:space="0" w:color="auto"/>
                <w:bottom w:val="none" w:sz="0" w:space="0" w:color="auto"/>
                <w:right w:val="none" w:sz="0" w:space="0" w:color="auto"/>
              </w:divBdr>
            </w:div>
            <w:div w:id="1177228244">
              <w:marLeft w:val="0"/>
              <w:marRight w:val="0"/>
              <w:marTop w:val="0"/>
              <w:marBottom w:val="0"/>
              <w:divBdr>
                <w:top w:val="none" w:sz="0" w:space="0" w:color="auto"/>
                <w:left w:val="none" w:sz="0" w:space="0" w:color="auto"/>
                <w:bottom w:val="none" w:sz="0" w:space="0" w:color="auto"/>
                <w:right w:val="none" w:sz="0" w:space="0" w:color="auto"/>
              </w:divBdr>
            </w:div>
            <w:div w:id="1449734537">
              <w:marLeft w:val="0"/>
              <w:marRight w:val="0"/>
              <w:marTop w:val="0"/>
              <w:marBottom w:val="0"/>
              <w:divBdr>
                <w:top w:val="none" w:sz="0" w:space="0" w:color="auto"/>
                <w:left w:val="none" w:sz="0" w:space="0" w:color="auto"/>
                <w:bottom w:val="none" w:sz="0" w:space="0" w:color="auto"/>
                <w:right w:val="none" w:sz="0" w:space="0" w:color="auto"/>
              </w:divBdr>
            </w:div>
            <w:div w:id="1520123852">
              <w:marLeft w:val="0"/>
              <w:marRight w:val="0"/>
              <w:marTop w:val="0"/>
              <w:marBottom w:val="0"/>
              <w:divBdr>
                <w:top w:val="none" w:sz="0" w:space="0" w:color="auto"/>
                <w:left w:val="none" w:sz="0" w:space="0" w:color="auto"/>
                <w:bottom w:val="none" w:sz="0" w:space="0" w:color="auto"/>
                <w:right w:val="none" w:sz="0" w:space="0" w:color="auto"/>
              </w:divBdr>
            </w:div>
            <w:div w:id="1633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94394">
      <w:bodyDiv w:val="1"/>
      <w:marLeft w:val="0"/>
      <w:marRight w:val="0"/>
      <w:marTop w:val="0"/>
      <w:marBottom w:val="0"/>
      <w:divBdr>
        <w:top w:val="none" w:sz="0" w:space="0" w:color="auto"/>
        <w:left w:val="none" w:sz="0" w:space="0" w:color="auto"/>
        <w:bottom w:val="none" w:sz="0" w:space="0" w:color="auto"/>
        <w:right w:val="none" w:sz="0" w:space="0" w:color="auto"/>
      </w:divBdr>
      <w:divsChild>
        <w:div w:id="1455253349">
          <w:marLeft w:val="0"/>
          <w:marRight w:val="0"/>
          <w:marTop w:val="0"/>
          <w:marBottom w:val="0"/>
          <w:divBdr>
            <w:top w:val="none" w:sz="0" w:space="0" w:color="auto"/>
            <w:left w:val="none" w:sz="0" w:space="0" w:color="auto"/>
            <w:bottom w:val="none" w:sz="0" w:space="0" w:color="auto"/>
            <w:right w:val="none" w:sz="0" w:space="0" w:color="auto"/>
          </w:divBdr>
          <w:divsChild>
            <w:div w:id="69739567">
              <w:marLeft w:val="0"/>
              <w:marRight w:val="0"/>
              <w:marTop w:val="0"/>
              <w:marBottom w:val="0"/>
              <w:divBdr>
                <w:top w:val="none" w:sz="0" w:space="0" w:color="auto"/>
                <w:left w:val="none" w:sz="0" w:space="0" w:color="auto"/>
                <w:bottom w:val="none" w:sz="0" w:space="0" w:color="auto"/>
                <w:right w:val="none" w:sz="0" w:space="0" w:color="auto"/>
              </w:divBdr>
            </w:div>
            <w:div w:id="94056468">
              <w:marLeft w:val="0"/>
              <w:marRight w:val="0"/>
              <w:marTop w:val="0"/>
              <w:marBottom w:val="0"/>
              <w:divBdr>
                <w:top w:val="none" w:sz="0" w:space="0" w:color="auto"/>
                <w:left w:val="none" w:sz="0" w:space="0" w:color="auto"/>
                <w:bottom w:val="none" w:sz="0" w:space="0" w:color="auto"/>
                <w:right w:val="none" w:sz="0" w:space="0" w:color="auto"/>
              </w:divBdr>
            </w:div>
            <w:div w:id="164515476">
              <w:marLeft w:val="0"/>
              <w:marRight w:val="0"/>
              <w:marTop w:val="0"/>
              <w:marBottom w:val="0"/>
              <w:divBdr>
                <w:top w:val="none" w:sz="0" w:space="0" w:color="auto"/>
                <w:left w:val="none" w:sz="0" w:space="0" w:color="auto"/>
                <w:bottom w:val="none" w:sz="0" w:space="0" w:color="auto"/>
                <w:right w:val="none" w:sz="0" w:space="0" w:color="auto"/>
              </w:divBdr>
            </w:div>
            <w:div w:id="471950734">
              <w:marLeft w:val="0"/>
              <w:marRight w:val="0"/>
              <w:marTop w:val="0"/>
              <w:marBottom w:val="0"/>
              <w:divBdr>
                <w:top w:val="none" w:sz="0" w:space="0" w:color="auto"/>
                <w:left w:val="none" w:sz="0" w:space="0" w:color="auto"/>
                <w:bottom w:val="none" w:sz="0" w:space="0" w:color="auto"/>
                <w:right w:val="none" w:sz="0" w:space="0" w:color="auto"/>
              </w:divBdr>
            </w:div>
            <w:div w:id="627976846">
              <w:marLeft w:val="0"/>
              <w:marRight w:val="0"/>
              <w:marTop w:val="0"/>
              <w:marBottom w:val="0"/>
              <w:divBdr>
                <w:top w:val="none" w:sz="0" w:space="0" w:color="auto"/>
                <w:left w:val="none" w:sz="0" w:space="0" w:color="auto"/>
                <w:bottom w:val="none" w:sz="0" w:space="0" w:color="auto"/>
                <w:right w:val="none" w:sz="0" w:space="0" w:color="auto"/>
              </w:divBdr>
            </w:div>
            <w:div w:id="631790093">
              <w:marLeft w:val="0"/>
              <w:marRight w:val="0"/>
              <w:marTop w:val="0"/>
              <w:marBottom w:val="0"/>
              <w:divBdr>
                <w:top w:val="none" w:sz="0" w:space="0" w:color="auto"/>
                <w:left w:val="none" w:sz="0" w:space="0" w:color="auto"/>
                <w:bottom w:val="none" w:sz="0" w:space="0" w:color="auto"/>
                <w:right w:val="none" w:sz="0" w:space="0" w:color="auto"/>
              </w:divBdr>
            </w:div>
            <w:div w:id="698823390">
              <w:marLeft w:val="0"/>
              <w:marRight w:val="0"/>
              <w:marTop w:val="0"/>
              <w:marBottom w:val="0"/>
              <w:divBdr>
                <w:top w:val="none" w:sz="0" w:space="0" w:color="auto"/>
                <w:left w:val="none" w:sz="0" w:space="0" w:color="auto"/>
                <w:bottom w:val="none" w:sz="0" w:space="0" w:color="auto"/>
                <w:right w:val="none" w:sz="0" w:space="0" w:color="auto"/>
              </w:divBdr>
            </w:div>
            <w:div w:id="749273558">
              <w:marLeft w:val="0"/>
              <w:marRight w:val="0"/>
              <w:marTop w:val="0"/>
              <w:marBottom w:val="0"/>
              <w:divBdr>
                <w:top w:val="none" w:sz="0" w:space="0" w:color="auto"/>
                <w:left w:val="none" w:sz="0" w:space="0" w:color="auto"/>
                <w:bottom w:val="none" w:sz="0" w:space="0" w:color="auto"/>
                <w:right w:val="none" w:sz="0" w:space="0" w:color="auto"/>
              </w:divBdr>
            </w:div>
            <w:div w:id="795103509">
              <w:marLeft w:val="0"/>
              <w:marRight w:val="0"/>
              <w:marTop w:val="0"/>
              <w:marBottom w:val="0"/>
              <w:divBdr>
                <w:top w:val="none" w:sz="0" w:space="0" w:color="auto"/>
                <w:left w:val="none" w:sz="0" w:space="0" w:color="auto"/>
                <w:bottom w:val="none" w:sz="0" w:space="0" w:color="auto"/>
                <w:right w:val="none" w:sz="0" w:space="0" w:color="auto"/>
              </w:divBdr>
            </w:div>
            <w:div w:id="821460391">
              <w:marLeft w:val="0"/>
              <w:marRight w:val="0"/>
              <w:marTop w:val="0"/>
              <w:marBottom w:val="0"/>
              <w:divBdr>
                <w:top w:val="none" w:sz="0" w:space="0" w:color="auto"/>
                <w:left w:val="none" w:sz="0" w:space="0" w:color="auto"/>
                <w:bottom w:val="none" w:sz="0" w:space="0" w:color="auto"/>
                <w:right w:val="none" w:sz="0" w:space="0" w:color="auto"/>
              </w:divBdr>
            </w:div>
            <w:div w:id="825587913">
              <w:marLeft w:val="0"/>
              <w:marRight w:val="0"/>
              <w:marTop w:val="0"/>
              <w:marBottom w:val="0"/>
              <w:divBdr>
                <w:top w:val="none" w:sz="0" w:space="0" w:color="auto"/>
                <w:left w:val="none" w:sz="0" w:space="0" w:color="auto"/>
                <w:bottom w:val="none" w:sz="0" w:space="0" w:color="auto"/>
                <w:right w:val="none" w:sz="0" w:space="0" w:color="auto"/>
              </w:divBdr>
            </w:div>
            <w:div w:id="858472885">
              <w:marLeft w:val="0"/>
              <w:marRight w:val="0"/>
              <w:marTop w:val="0"/>
              <w:marBottom w:val="0"/>
              <w:divBdr>
                <w:top w:val="none" w:sz="0" w:space="0" w:color="auto"/>
                <w:left w:val="none" w:sz="0" w:space="0" w:color="auto"/>
                <w:bottom w:val="none" w:sz="0" w:space="0" w:color="auto"/>
                <w:right w:val="none" w:sz="0" w:space="0" w:color="auto"/>
              </w:divBdr>
            </w:div>
            <w:div w:id="892234789">
              <w:marLeft w:val="0"/>
              <w:marRight w:val="0"/>
              <w:marTop w:val="0"/>
              <w:marBottom w:val="0"/>
              <w:divBdr>
                <w:top w:val="none" w:sz="0" w:space="0" w:color="auto"/>
                <w:left w:val="none" w:sz="0" w:space="0" w:color="auto"/>
                <w:bottom w:val="none" w:sz="0" w:space="0" w:color="auto"/>
                <w:right w:val="none" w:sz="0" w:space="0" w:color="auto"/>
              </w:divBdr>
            </w:div>
            <w:div w:id="893808819">
              <w:marLeft w:val="0"/>
              <w:marRight w:val="0"/>
              <w:marTop w:val="0"/>
              <w:marBottom w:val="0"/>
              <w:divBdr>
                <w:top w:val="none" w:sz="0" w:space="0" w:color="auto"/>
                <w:left w:val="none" w:sz="0" w:space="0" w:color="auto"/>
                <w:bottom w:val="none" w:sz="0" w:space="0" w:color="auto"/>
                <w:right w:val="none" w:sz="0" w:space="0" w:color="auto"/>
              </w:divBdr>
            </w:div>
            <w:div w:id="1223176106">
              <w:marLeft w:val="0"/>
              <w:marRight w:val="0"/>
              <w:marTop w:val="0"/>
              <w:marBottom w:val="0"/>
              <w:divBdr>
                <w:top w:val="none" w:sz="0" w:space="0" w:color="auto"/>
                <w:left w:val="none" w:sz="0" w:space="0" w:color="auto"/>
                <w:bottom w:val="none" w:sz="0" w:space="0" w:color="auto"/>
                <w:right w:val="none" w:sz="0" w:space="0" w:color="auto"/>
              </w:divBdr>
            </w:div>
            <w:div w:id="1581938009">
              <w:marLeft w:val="0"/>
              <w:marRight w:val="0"/>
              <w:marTop w:val="0"/>
              <w:marBottom w:val="0"/>
              <w:divBdr>
                <w:top w:val="none" w:sz="0" w:space="0" w:color="auto"/>
                <w:left w:val="none" w:sz="0" w:space="0" w:color="auto"/>
                <w:bottom w:val="none" w:sz="0" w:space="0" w:color="auto"/>
                <w:right w:val="none" w:sz="0" w:space="0" w:color="auto"/>
              </w:divBdr>
            </w:div>
            <w:div w:id="1681856218">
              <w:marLeft w:val="0"/>
              <w:marRight w:val="0"/>
              <w:marTop w:val="0"/>
              <w:marBottom w:val="0"/>
              <w:divBdr>
                <w:top w:val="none" w:sz="0" w:space="0" w:color="auto"/>
                <w:left w:val="none" w:sz="0" w:space="0" w:color="auto"/>
                <w:bottom w:val="none" w:sz="0" w:space="0" w:color="auto"/>
                <w:right w:val="none" w:sz="0" w:space="0" w:color="auto"/>
              </w:divBdr>
            </w:div>
            <w:div w:id="1777864808">
              <w:marLeft w:val="0"/>
              <w:marRight w:val="0"/>
              <w:marTop w:val="0"/>
              <w:marBottom w:val="0"/>
              <w:divBdr>
                <w:top w:val="none" w:sz="0" w:space="0" w:color="auto"/>
                <w:left w:val="none" w:sz="0" w:space="0" w:color="auto"/>
                <w:bottom w:val="none" w:sz="0" w:space="0" w:color="auto"/>
                <w:right w:val="none" w:sz="0" w:space="0" w:color="auto"/>
              </w:divBdr>
            </w:div>
            <w:div w:id="1952201542">
              <w:marLeft w:val="0"/>
              <w:marRight w:val="0"/>
              <w:marTop w:val="0"/>
              <w:marBottom w:val="0"/>
              <w:divBdr>
                <w:top w:val="none" w:sz="0" w:space="0" w:color="auto"/>
                <w:left w:val="none" w:sz="0" w:space="0" w:color="auto"/>
                <w:bottom w:val="none" w:sz="0" w:space="0" w:color="auto"/>
                <w:right w:val="none" w:sz="0" w:space="0" w:color="auto"/>
              </w:divBdr>
            </w:div>
            <w:div w:id="2113088787">
              <w:marLeft w:val="0"/>
              <w:marRight w:val="0"/>
              <w:marTop w:val="0"/>
              <w:marBottom w:val="0"/>
              <w:divBdr>
                <w:top w:val="none" w:sz="0" w:space="0" w:color="auto"/>
                <w:left w:val="none" w:sz="0" w:space="0" w:color="auto"/>
                <w:bottom w:val="none" w:sz="0" w:space="0" w:color="auto"/>
                <w:right w:val="none" w:sz="0" w:space="0" w:color="auto"/>
              </w:divBdr>
            </w:div>
            <w:div w:id="212618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3085">
      <w:bodyDiv w:val="1"/>
      <w:marLeft w:val="0"/>
      <w:marRight w:val="0"/>
      <w:marTop w:val="0"/>
      <w:marBottom w:val="0"/>
      <w:divBdr>
        <w:top w:val="none" w:sz="0" w:space="0" w:color="auto"/>
        <w:left w:val="none" w:sz="0" w:space="0" w:color="auto"/>
        <w:bottom w:val="none" w:sz="0" w:space="0" w:color="auto"/>
        <w:right w:val="none" w:sz="0" w:space="0" w:color="auto"/>
      </w:divBdr>
    </w:div>
    <w:div w:id="1220819551">
      <w:bodyDiv w:val="1"/>
      <w:marLeft w:val="0"/>
      <w:marRight w:val="0"/>
      <w:marTop w:val="0"/>
      <w:marBottom w:val="0"/>
      <w:divBdr>
        <w:top w:val="none" w:sz="0" w:space="0" w:color="auto"/>
        <w:left w:val="none" w:sz="0" w:space="0" w:color="auto"/>
        <w:bottom w:val="none" w:sz="0" w:space="0" w:color="auto"/>
        <w:right w:val="none" w:sz="0" w:space="0" w:color="auto"/>
      </w:divBdr>
    </w:div>
    <w:div w:id="1235122470">
      <w:bodyDiv w:val="1"/>
      <w:marLeft w:val="0"/>
      <w:marRight w:val="0"/>
      <w:marTop w:val="0"/>
      <w:marBottom w:val="0"/>
      <w:divBdr>
        <w:top w:val="none" w:sz="0" w:space="0" w:color="auto"/>
        <w:left w:val="none" w:sz="0" w:space="0" w:color="auto"/>
        <w:bottom w:val="none" w:sz="0" w:space="0" w:color="auto"/>
        <w:right w:val="none" w:sz="0" w:space="0" w:color="auto"/>
      </w:divBdr>
    </w:div>
    <w:div w:id="1244729223">
      <w:bodyDiv w:val="1"/>
      <w:marLeft w:val="0"/>
      <w:marRight w:val="0"/>
      <w:marTop w:val="0"/>
      <w:marBottom w:val="0"/>
      <w:divBdr>
        <w:top w:val="none" w:sz="0" w:space="0" w:color="auto"/>
        <w:left w:val="none" w:sz="0" w:space="0" w:color="auto"/>
        <w:bottom w:val="none" w:sz="0" w:space="0" w:color="auto"/>
        <w:right w:val="none" w:sz="0" w:space="0" w:color="auto"/>
      </w:divBdr>
      <w:divsChild>
        <w:div w:id="608591163">
          <w:marLeft w:val="0"/>
          <w:marRight w:val="0"/>
          <w:marTop w:val="0"/>
          <w:marBottom w:val="0"/>
          <w:divBdr>
            <w:top w:val="none" w:sz="0" w:space="0" w:color="auto"/>
            <w:left w:val="none" w:sz="0" w:space="0" w:color="auto"/>
            <w:bottom w:val="none" w:sz="0" w:space="0" w:color="auto"/>
            <w:right w:val="none" w:sz="0" w:space="0" w:color="auto"/>
          </w:divBdr>
          <w:divsChild>
            <w:div w:id="576285245">
              <w:marLeft w:val="0"/>
              <w:marRight w:val="0"/>
              <w:marTop w:val="0"/>
              <w:marBottom w:val="0"/>
              <w:divBdr>
                <w:top w:val="none" w:sz="0" w:space="0" w:color="auto"/>
                <w:left w:val="none" w:sz="0" w:space="0" w:color="auto"/>
                <w:bottom w:val="none" w:sz="0" w:space="0" w:color="auto"/>
                <w:right w:val="none" w:sz="0" w:space="0" w:color="auto"/>
              </w:divBdr>
            </w:div>
            <w:div w:id="638877510">
              <w:marLeft w:val="0"/>
              <w:marRight w:val="0"/>
              <w:marTop w:val="0"/>
              <w:marBottom w:val="0"/>
              <w:divBdr>
                <w:top w:val="none" w:sz="0" w:space="0" w:color="auto"/>
                <w:left w:val="none" w:sz="0" w:space="0" w:color="auto"/>
                <w:bottom w:val="none" w:sz="0" w:space="0" w:color="auto"/>
                <w:right w:val="none" w:sz="0" w:space="0" w:color="auto"/>
              </w:divBdr>
            </w:div>
            <w:div w:id="865873967">
              <w:marLeft w:val="0"/>
              <w:marRight w:val="0"/>
              <w:marTop w:val="0"/>
              <w:marBottom w:val="0"/>
              <w:divBdr>
                <w:top w:val="none" w:sz="0" w:space="0" w:color="auto"/>
                <w:left w:val="none" w:sz="0" w:space="0" w:color="auto"/>
                <w:bottom w:val="none" w:sz="0" w:space="0" w:color="auto"/>
                <w:right w:val="none" w:sz="0" w:space="0" w:color="auto"/>
              </w:divBdr>
            </w:div>
            <w:div w:id="1109394018">
              <w:marLeft w:val="0"/>
              <w:marRight w:val="0"/>
              <w:marTop w:val="0"/>
              <w:marBottom w:val="0"/>
              <w:divBdr>
                <w:top w:val="none" w:sz="0" w:space="0" w:color="auto"/>
                <w:left w:val="none" w:sz="0" w:space="0" w:color="auto"/>
                <w:bottom w:val="none" w:sz="0" w:space="0" w:color="auto"/>
                <w:right w:val="none" w:sz="0" w:space="0" w:color="auto"/>
              </w:divBdr>
            </w:div>
            <w:div w:id="1470636060">
              <w:marLeft w:val="0"/>
              <w:marRight w:val="0"/>
              <w:marTop w:val="0"/>
              <w:marBottom w:val="0"/>
              <w:divBdr>
                <w:top w:val="none" w:sz="0" w:space="0" w:color="auto"/>
                <w:left w:val="none" w:sz="0" w:space="0" w:color="auto"/>
                <w:bottom w:val="none" w:sz="0" w:space="0" w:color="auto"/>
                <w:right w:val="none" w:sz="0" w:space="0" w:color="auto"/>
              </w:divBdr>
            </w:div>
            <w:div w:id="1619793989">
              <w:marLeft w:val="0"/>
              <w:marRight w:val="0"/>
              <w:marTop w:val="0"/>
              <w:marBottom w:val="0"/>
              <w:divBdr>
                <w:top w:val="none" w:sz="0" w:space="0" w:color="auto"/>
                <w:left w:val="none" w:sz="0" w:space="0" w:color="auto"/>
                <w:bottom w:val="none" w:sz="0" w:space="0" w:color="auto"/>
                <w:right w:val="none" w:sz="0" w:space="0" w:color="auto"/>
              </w:divBdr>
            </w:div>
            <w:div w:id="1718773695">
              <w:marLeft w:val="0"/>
              <w:marRight w:val="0"/>
              <w:marTop w:val="0"/>
              <w:marBottom w:val="0"/>
              <w:divBdr>
                <w:top w:val="none" w:sz="0" w:space="0" w:color="auto"/>
                <w:left w:val="none" w:sz="0" w:space="0" w:color="auto"/>
                <w:bottom w:val="none" w:sz="0" w:space="0" w:color="auto"/>
                <w:right w:val="none" w:sz="0" w:space="0" w:color="auto"/>
              </w:divBdr>
            </w:div>
            <w:div w:id="1789933279">
              <w:marLeft w:val="0"/>
              <w:marRight w:val="0"/>
              <w:marTop w:val="0"/>
              <w:marBottom w:val="0"/>
              <w:divBdr>
                <w:top w:val="none" w:sz="0" w:space="0" w:color="auto"/>
                <w:left w:val="none" w:sz="0" w:space="0" w:color="auto"/>
                <w:bottom w:val="none" w:sz="0" w:space="0" w:color="auto"/>
                <w:right w:val="none" w:sz="0" w:space="0" w:color="auto"/>
              </w:divBdr>
            </w:div>
            <w:div w:id="1830830137">
              <w:marLeft w:val="0"/>
              <w:marRight w:val="0"/>
              <w:marTop w:val="0"/>
              <w:marBottom w:val="0"/>
              <w:divBdr>
                <w:top w:val="none" w:sz="0" w:space="0" w:color="auto"/>
                <w:left w:val="none" w:sz="0" w:space="0" w:color="auto"/>
                <w:bottom w:val="none" w:sz="0" w:space="0" w:color="auto"/>
                <w:right w:val="none" w:sz="0" w:space="0" w:color="auto"/>
              </w:divBdr>
            </w:div>
            <w:div w:id="186332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1970">
      <w:bodyDiv w:val="1"/>
      <w:marLeft w:val="0"/>
      <w:marRight w:val="0"/>
      <w:marTop w:val="0"/>
      <w:marBottom w:val="0"/>
      <w:divBdr>
        <w:top w:val="none" w:sz="0" w:space="0" w:color="auto"/>
        <w:left w:val="none" w:sz="0" w:space="0" w:color="auto"/>
        <w:bottom w:val="none" w:sz="0" w:space="0" w:color="auto"/>
        <w:right w:val="none" w:sz="0" w:space="0" w:color="auto"/>
      </w:divBdr>
    </w:div>
    <w:div w:id="1437604405">
      <w:bodyDiv w:val="1"/>
      <w:marLeft w:val="0"/>
      <w:marRight w:val="0"/>
      <w:marTop w:val="0"/>
      <w:marBottom w:val="0"/>
      <w:divBdr>
        <w:top w:val="none" w:sz="0" w:space="0" w:color="auto"/>
        <w:left w:val="none" w:sz="0" w:space="0" w:color="auto"/>
        <w:bottom w:val="none" w:sz="0" w:space="0" w:color="auto"/>
        <w:right w:val="none" w:sz="0" w:space="0" w:color="auto"/>
      </w:divBdr>
      <w:divsChild>
        <w:div w:id="1960261505">
          <w:marLeft w:val="0"/>
          <w:marRight w:val="0"/>
          <w:marTop w:val="0"/>
          <w:marBottom w:val="0"/>
          <w:divBdr>
            <w:top w:val="none" w:sz="0" w:space="0" w:color="auto"/>
            <w:left w:val="none" w:sz="0" w:space="0" w:color="auto"/>
            <w:bottom w:val="none" w:sz="0" w:space="0" w:color="auto"/>
            <w:right w:val="none" w:sz="0" w:space="0" w:color="auto"/>
          </w:divBdr>
          <w:divsChild>
            <w:div w:id="133615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88316">
      <w:bodyDiv w:val="1"/>
      <w:marLeft w:val="0"/>
      <w:marRight w:val="0"/>
      <w:marTop w:val="0"/>
      <w:marBottom w:val="0"/>
      <w:divBdr>
        <w:top w:val="none" w:sz="0" w:space="0" w:color="auto"/>
        <w:left w:val="none" w:sz="0" w:space="0" w:color="auto"/>
        <w:bottom w:val="none" w:sz="0" w:space="0" w:color="auto"/>
        <w:right w:val="none" w:sz="0" w:space="0" w:color="auto"/>
      </w:divBdr>
    </w:div>
    <w:div w:id="1604995446">
      <w:bodyDiv w:val="1"/>
      <w:marLeft w:val="0"/>
      <w:marRight w:val="0"/>
      <w:marTop w:val="0"/>
      <w:marBottom w:val="0"/>
      <w:divBdr>
        <w:top w:val="none" w:sz="0" w:space="0" w:color="auto"/>
        <w:left w:val="none" w:sz="0" w:space="0" w:color="auto"/>
        <w:bottom w:val="none" w:sz="0" w:space="0" w:color="auto"/>
        <w:right w:val="none" w:sz="0" w:space="0" w:color="auto"/>
      </w:divBdr>
    </w:div>
    <w:div w:id="1732802002">
      <w:bodyDiv w:val="1"/>
      <w:marLeft w:val="0"/>
      <w:marRight w:val="0"/>
      <w:marTop w:val="0"/>
      <w:marBottom w:val="0"/>
      <w:divBdr>
        <w:top w:val="none" w:sz="0" w:space="0" w:color="auto"/>
        <w:left w:val="none" w:sz="0" w:space="0" w:color="auto"/>
        <w:bottom w:val="none" w:sz="0" w:space="0" w:color="auto"/>
        <w:right w:val="none" w:sz="0" w:space="0" w:color="auto"/>
      </w:divBdr>
      <w:divsChild>
        <w:div w:id="958491888">
          <w:marLeft w:val="0"/>
          <w:marRight w:val="0"/>
          <w:marTop w:val="0"/>
          <w:marBottom w:val="0"/>
          <w:divBdr>
            <w:top w:val="none" w:sz="0" w:space="0" w:color="auto"/>
            <w:left w:val="none" w:sz="0" w:space="0" w:color="auto"/>
            <w:bottom w:val="none" w:sz="0" w:space="0" w:color="auto"/>
            <w:right w:val="none" w:sz="0" w:space="0" w:color="auto"/>
          </w:divBdr>
          <w:divsChild>
            <w:div w:id="171529159">
              <w:marLeft w:val="0"/>
              <w:marRight w:val="0"/>
              <w:marTop w:val="0"/>
              <w:marBottom w:val="0"/>
              <w:divBdr>
                <w:top w:val="none" w:sz="0" w:space="0" w:color="auto"/>
                <w:left w:val="none" w:sz="0" w:space="0" w:color="auto"/>
                <w:bottom w:val="none" w:sz="0" w:space="0" w:color="auto"/>
                <w:right w:val="none" w:sz="0" w:space="0" w:color="auto"/>
              </w:divBdr>
            </w:div>
            <w:div w:id="250552333">
              <w:marLeft w:val="0"/>
              <w:marRight w:val="0"/>
              <w:marTop w:val="0"/>
              <w:marBottom w:val="0"/>
              <w:divBdr>
                <w:top w:val="none" w:sz="0" w:space="0" w:color="auto"/>
                <w:left w:val="none" w:sz="0" w:space="0" w:color="auto"/>
                <w:bottom w:val="none" w:sz="0" w:space="0" w:color="auto"/>
                <w:right w:val="none" w:sz="0" w:space="0" w:color="auto"/>
              </w:divBdr>
            </w:div>
            <w:div w:id="296227291">
              <w:marLeft w:val="0"/>
              <w:marRight w:val="0"/>
              <w:marTop w:val="0"/>
              <w:marBottom w:val="0"/>
              <w:divBdr>
                <w:top w:val="none" w:sz="0" w:space="0" w:color="auto"/>
                <w:left w:val="none" w:sz="0" w:space="0" w:color="auto"/>
                <w:bottom w:val="none" w:sz="0" w:space="0" w:color="auto"/>
                <w:right w:val="none" w:sz="0" w:space="0" w:color="auto"/>
              </w:divBdr>
            </w:div>
            <w:div w:id="344940915">
              <w:marLeft w:val="0"/>
              <w:marRight w:val="0"/>
              <w:marTop w:val="0"/>
              <w:marBottom w:val="0"/>
              <w:divBdr>
                <w:top w:val="none" w:sz="0" w:space="0" w:color="auto"/>
                <w:left w:val="none" w:sz="0" w:space="0" w:color="auto"/>
                <w:bottom w:val="none" w:sz="0" w:space="0" w:color="auto"/>
                <w:right w:val="none" w:sz="0" w:space="0" w:color="auto"/>
              </w:divBdr>
            </w:div>
            <w:div w:id="428934705">
              <w:marLeft w:val="0"/>
              <w:marRight w:val="0"/>
              <w:marTop w:val="0"/>
              <w:marBottom w:val="0"/>
              <w:divBdr>
                <w:top w:val="none" w:sz="0" w:space="0" w:color="auto"/>
                <w:left w:val="none" w:sz="0" w:space="0" w:color="auto"/>
                <w:bottom w:val="none" w:sz="0" w:space="0" w:color="auto"/>
                <w:right w:val="none" w:sz="0" w:space="0" w:color="auto"/>
              </w:divBdr>
            </w:div>
            <w:div w:id="502936139">
              <w:marLeft w:val="0"/>
              <w:marRight w:val="0"/>
              <w:marTop w:val="0"/>
              <w:marBottom w:val="0"/>
              <w:divBdr>
                <w:top w:val="none" w:sz="0" w:space="0" w:color="auto"/>
                <w:left w:val="none" w:sz="0" w:space="0" w:color="auto"/>
                <w:bottom w:val="none" w:sz="0" w:space="0" w:color="auto"/>
                <w:right w:val="none" w:sz="0" w:space="0" w:color="auto"/>
              </w:divBdr>
            </w:div>
            <w:div w:id="519902714">
              <w:marLeft w:val="0"/>
              <w:marRight w:val="0"/>
              <w:marTop w:val="0"/>
              <w:marBottom w:val="0"/>
              <w:divBdr>
                <w:top w:val="none" w:sz="0" w:space="0" w:color="auto"/>
                <w:left w:val="none" w:sz="0" w:space="0" w:color="auto"/>
                <w:bottom w:val="none" w:sz="0" w:space="0" w:color="auto"/>
                <w:right w:val="none" w:sz="0" w:space="0" w:color="auto"/>
              </w:divBdr>
            </w:div>
            <w:div w:id="703866765">
              <w:marLeft w:val="0"/>
              <w:marRight w:val="0"/>
              <w:marTop w:val="0"/>
              <w:marBottom w:val="0"/>
              <w:divBdr>
                <w:top w:val="none" w:sz="0" w:space="0" w:color="auto"/>
                <w:left w:val="none" w:sz="0" w:space="0" w:color="auto"/>
                <w:bottom w:val="none" w:sz="0" w:space="0" w:color="auto"/>
                <w:right w:val="none" w:sz="0" w:space="0" w:color="auto"/>
              </w:divBdr>
            </w:div>
            <w:div w:id="1060208307">
              <w:marLeft w:val="0"/>
              <w:marRight w:val="0"/>
              <w:marTop w:val="0"/>
              <w:marBottom w:val="0"/>
              <w:divBdr>
                <w:top w:val="none" w:sz="0" w:space="0" w:color="auto"/>
                <w:left w:val="none" w:sz="0" w:space="0" w:color="auto"/>
                <w:bottom w:val="none" w:sz="0" w:space="0" w:color="auto"/>
                <w:right w:val="none" w:sz="0" w:space="0" w:color="auto"/>
              </w:divBdr>
            </w:div>
            <w:div w:id="1495489862">
              <w:marLeft w:val="0"/>
              <w:marRight w:val="0"/>
              <w:marTop w:val="0"/>
              <w:marBottom w:val="0"/>
              <w:divBdr>
                <w:top w:val="none" w:sz="0" w:space="0" w:color="auto"/>
                <w:left w:val="none" w:sz="0" w:space="0" w:color="auto"/>
                <w:bottom w:val="none" w:sz="0" w:space="0" w:color="auto"/>
                <w:right w:val="none" w:sz="0" w:space="0" w:color="auto"/>
              </w:divBdr>
            </w:div>
            <w:div w:id="1641109592">
              <w:marLeft w:val="0"/>
              <w:marRight w:val="0"/>
              <w:marTop w:val="0"/>
              <w:marBottom w:val="0"/>
              <w:divBdr>
                <w:top w:val="none" w:sz="0" w:space="0" w:color="auto"/>
                <w:left w:val="none" w:sz="0" w:space="0" w:color="auto"/>
                <w:bottom w:val="none" w:sz="0" w:space="0" w:color="auto"/>
                <w:right w:val="none" w:sz="0" w:space="0" w:color="auto"/>
              </w:divBdr>
            </w:div>
            <w:div w:id="1669863749">
              <w:marLeft w:val="0"/>
              <w:marRight w:val="0"/>
              <w:marTop w:val="0"/>
              <w:marBottom w:val="0"/>
              <w:divBdr>
                <w:top w:val="none" w:sz="0" w:space="0" w:color="auto"/>
                <w:left w:val="none" w:sz="0" w:space="0" w:color="auto"/>
                <w:bottom w:val="none" w:sz="0" w:space="0" w:color="auto"/>
                <w:right w:val="none" w:sz="0" w:space="0" w:color="auto"/>
              </w:divBdr>
            </w:div>
            <w:div w:id="1762406678">
              <w:marLeft w:val="0"/>
              <w:marRight w:val="0"/>
              <w:marTop w:val="0"/>
              <w:marBottom w:val="0"/>
              <w:divBdr>
                <w:top w:val="none" w:sz="0" w:space="0" w:color="auto"/>
                <w:left w:val="none" w:sz="0" w:space="0" w:color="auto"/>
                <w:bottom w:val="none" w:sz="0" w:space="0" w:color="auto"/>
                <w:right w:val="none" w:sz="0" w:space="0" w:color="auto"/>
              </w:divBdr>
            </w:div>
            <w:div w:id="2039429780">
              <w:marLeft w:val="0"/>
              <w:marRight w:val="0"/>
              <w:marTop w:val="0"/>
              <w:marBottom w:val="0"/>
              <w:divBdr>
                <w:top w:val="none" w:sz="0" w:space="0" w:color="auto"/>
                <w:left w:val="none" w:sz="0" w:space="0" w:color="auto"/>
                <w:bottom w:val="none" w:sz="0" w:space="0" w:color="auto"/>
                <w:right w:val="none" w:sz="0" w:space="0" w:color="auto"/>
              </w:divBdr>
            </w:div>
            <w:div w:id="2115444025">
              <w:marLeft w:val="0"/>
              <w:marRight w:val="0"/>
              <w:marTop w:val="0"/>
              <w:marBottom w:val="0"/>
              <w:divBdr>
                <w:top w:val="none" w:sz="0" w:space="0" w:color="auto"/>
                <w:left w:val="none" w:sz="0" w:space="0" w:color="auto"/>
                <w:bottom w:val="none" w:sz="0" w:space="0" w:color="auto"/>
                <w:right w:val="none" w:sz="0" w:space="0" w:color="auto"/>
              </w:divBdr>
            </w:div>
            <w:div w:id="213543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74387">
      <w:bodyDiv w:val="1"/>
      <w:marLeft w:val="0"/>
      <w:marRight w:val="0"/>
      <w:marTop w:val="0"/>
      <w:marBottom w:val="0"/>
      <w:divBdr>
        <w:top w:val="none" w:sz="0" w:space="0" w:color="auto"/>
        <w:left w:val="none" w:sz="0" w:space="0" w:color="auto"/>
        <w:bottom w:val="none" w:sz="0" w:space="0" w:color="auto"/>
        <w:right w:val="none" w:sz="0" w:space="0" w:color="auto"/>
      </w:divBdr>
      <w:divsChild>
        <w:div w:id="1571041136">
          <w:marLeft w:val="0"/>
          <w:marRight w:val="0"/>
          <w:marTop w:val="0"/>
          <w:marBottom w:val="0"/>
          <w:divBdr>
            <w:top w:val="none" w:sz="0" w:space="0" w:color="auto"/>
            <w:left w:val="none" w:sz="0" w:space="0" w:color="auto"/>
            <w:bottom w:val="none" w:sz="0" w:space="0" w:color="auto"/>
            <w:right w:val="none" w:sz="0" w:space="0" w:color="auto"/>
          </w:divBdr>
          <w:divsChild>
            <w:div w:id="95951581">
              <w:marLeft w:val="0"/>
              <w:marRight w:val="0"/>
              <w:marTop w:val="0"/>
              <w:marBottom w:val="0"/>
              <w:divBdr>
                <w:top w:val="none" w:sz="0" w:space="0" w:color="auto"/>
                <w:left w:val="none" w:sz="0" w:space="0" w:color="auto"/>
                <w:bottom w:val="none" w:sz="0" w:space="0" w:color="auto"/>
                <w:right w:val="none" w:sz="0" w:space="0" w:color="auto"/>
              </w:divBdr>
            </w:div>
            <w:div w:id="232815447">
              <w:marLeft w:val="0"/>
              <w:marRight w:val="0"/>
              <w:marTop w:val="0"/>
              <w:marBottom w:val="0"/>
              <w:divBdr>
                <w:top w:val="none" w:sz="0" w:space="0" w:color="auto"/>
                <w:left w:val="none" w:sz="0" w:space="0" w:color="auto"/>
                <w:bottom w:val="none" w:sz="0" w:space="0" w:color="auto"/>
                <w:right w:val="none" w:sz="0" w:space="0" w:color="auto"/>
              </w:divBdr>
            </w:div>
            <w:div w:id="259876305">
              <w:marLeft w:val="0"/>
              <w:marRight w:val="0"/>
              <w:marTop w:val="0"/>
              <w:marBottom w:val="0"/>
              <w:divBdr>
                <w:top w:val="none" w:sz="0" w:space="0" w:color="auto"/>
                <w:left w:val="none" w:sz="0" w:space="0" w:color="auto"/>
                <w:bottom w:val="none" w:sz="0" w:space="0" w:color="auto"/>
                <w:right w:val="none" w:sz="0" w:space="0" w:color="auto"/>
              </w:divBdr>
            </w:div>
            <w:div w:id="504906863">
              <w:marLeft w:val="0"/>
              <w:marRight w:val="0"/>
              <w:marTop w:val="0"/>
              <w:marBottom w:val="0"/>
              <w:divBdr>
                <w:top w:val="none" w:sz="0" w:space="0" w:color="auto"/>
                <w:left w:val="none" w:sz="0" w:space="0" w:color="auto"/>
                <w:bottom w:val="none" w:sz="0" w:space="0" w:color="auto"/>
                <w:right w:val="none" w:sz="0" w:space="0" w:color="auto"/>
              </w:divBdr>
            </w:div>
            <w:div w:id="835342630">
              <w:marLeft w:val="0"/>
              <w:marRight w:val="0"/>
              <w:marTop w:val="0"/>
              <w:marBottom w:val="0"/>
              <w:divBdr>
                <w:top w:val="none" w:sz="0" w:space="0" w:color="auto"/>
                <w:left w:val="none" w:sz="0" w:space="0" w:color="auto"/>
                <w:bottom w:val="none" w:sz="0" w:space="0" w:color="auto"/>
                <w:right w:val="none" w:sz="0" w:space="0" w:color="auto"/>
              </w:divBdr>
            </w:div>
            <w:div w:id="877863749">
              <w:marLeft w:val="0"/>
              <w:marRight w:val="0"/>
              <w:marTop w:val="0"/>
              <w:marBottom w:val="0"/>
              <w:divBdr>
                <w:top w:val="none" w:sz="0" w:space="0" w:color="auto"/>
                <w:left w:val="none" w:sz="0" w:space="0" w:color="auto"/>
                <w:bottom w:val="none" w:sz="0" w:space="0" w:color="auto"/>
                <w:right w:val="none" w:sz="0" w:space="0" w:color="auto"/>
              </w:divBdr>
            </w:div>
            <w:div w:id="1171674265">
              <w:marLeft w:val="0"/>
              <w:marRight w:val="0"/>
              <w:marTop w:val="0"/>
              <w:marBottom w:val="0"/>
              <w:divBdr>
                <w:top w:val="none" w:sz="0" w:space="0" w:color="auto"/>
                <w:left w:val="none" w:sz="0" w:space="0" w:color="auto"/>
                <w:bottom w:val="none" w:sz="0" w:space="0" w:color="auto"/>
                <w:right w:val="none" w:sz="0" w:space="0" w:color="auto"/>
              </w:divBdr>
            </w:div>
            <w:div w:id="1241795250">
              <w:marLeft w:val="0"/>
              <w:marRight w:val="0"/>
              <w:marTop w:val="0"/>
              <w:marBottom w:val="0"/>
              <w:divBdr>
                <w:top w:val="none" w:sz="0" w:space="0" w:color="auto"/>
                <w:left w:val="none" w:sz="0" w:space="0" w:color="auto"/>
                <w:bottom w:val="none" w:sz="0" w:space="0" w:color="auto"/>
                <w:right w:val="none" w:sz="0" w:space="0" w:color="auto"/>
              </w:divBdr>
            </w:div>
            <w:div w:id="1941840523">
              <w:marLeft w:val="0"/>
              <w:marRight w:val="0"/>
              <w:marTop w:val="0"/>
              <w:marBottom w:val="0"/>
              <w:divBdr>
                <w:top w:val="none" w:sz="0" w:space="0" w:color="auto"/>
                <w:left w:val="none" w:sz="0" w:space="0" w:color="auto"/>
                <w:bottom w:val="none" w:sz="0" w:space="0" w:color="auto"/>
                <w:right w:val="none" w:sz="0" w:space="0" w:color="auto"/>
              </w:divBdr>
            </w:div>
            <w:div w:id="20014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28504">
      <w:bodyDiv w:val="1"/>
      <w:marLeft w:val="0"/>
      <w:marRight w:val="0"/>
      <w:marTop w:val="0"/>
      <w:marBottom w:val="0"/>
      <w:divBdr>
        <w:top w:val="none" w:sz="0" w:space="0" w:color="auto"/>
        <w:left w:val="none" w:sz="0" w:space="0" w:color="auto"/>
        <w:bottom w:val="none" w:sz="0" w:space="0" w:color="auto"/>
        <w:right w:val="none" w:sz="0" w:space="0" w:color="auto"/>
      </w:divBdr>
    </w:div>
    <w:div w:id="1841890366">
      <w:bodyDiv w:val="1"/>
      <w:marLeft w:val="0"/>
      <w:marRight w:val="0"/>
      <w:marTop w:val="0"/>
      <w:marBottom w:val="0"/>
      <w:divBdr>
        <w:top w:val="none" w:sz="0" w:space="0" w:color="auto"/>
        <w:left w:val="none" w:sz="0" w:space="0" w:color="auto"/>
        <w:bottom w:val="none" w:sz="0" w:space="0" w:color="auto"/>
        <w:right w:val="none" w:sz="0" w:space="0" w:color="auto"/>
      </w:divBdr>
      <w:divsChild>
        <w:div w:id="1342244100">
          <w:marLeft w:val="0"/>
          <w:marRight w:val="0"/>
          <w:marTop w:val="0"/>
          <w:marBottom w:val="0"/>
          <w:divBdr>
            <w:top w:val="none" w:sz="0" w:space="0" w:color="auto"/>
            <w:left w:val="none" w:sz="0" w:space="0" w:color="auto"/>
            <w:bottom w:val="none" w:sz="0" w:space="0" w:color="auto"/>
            <w:right w:val="none" w:sz="0" w:space="0" w:color="auto"/>
          </w:divBdr>
          <w:divsChild>
            <w:div w:id="130482999">
              <w:marLeft w:val="0"/>
              <w:marRight w:val="0"/>
              <w:marTop w:val="0"/>
              <w:marBottom w:val="0"/>
              <w:divBdr>
                <w:top w:val="none" w:sz="0" w:space="0" w:color="auto"/>
                <w:left w:val="none" w:sz="0" w:space="0" w:color="auto"/>
                <w:bottom w:val="none" w:sz="0" w:space="0" w:color="auto"/>
                <w:right w:val="none" w:sz="0" w:space="0" w:color="auto"/>
              </w:divBdr>
            </w:div>
            <w:div w:id="149375422">
              <w:marLeft w:val="0"/>
              <w:marRight w:val="0"/>
              <w:marTop w:val="0"/>
              <w:marBottom w:val="0"/>
              <w:divBdr>
                <w:top w:val="none" w:sz="0" w:space="0" w:color="auto"/>
                <w:left w:val="none" w:sz="0" w:space="0" w:color="auto"/>
                <w:bottom w:val="none" w:sz="0" w:space="0" w:color="auto"/>
                <w:right w:val="none" w:sz="0" w:space="0" w:color="auto"/>
              </w:divBdr>
            </w:div>
            <w:div w:id="200216038">
              <w:marLeft w:val="0"/>
              <w:marRight w:val="0"/>
              <w:marTop w:val="0"/>
              <w:marBottom w:val="0"/>
              <w:divBdr>
                <w:top w:val="none" w:sz="0" w:space="0" w:color="auto"/>
                <w:left w:val="none" w:sz="0" w:space="0" w:color="auto"/>
                <w:bottom w:val="none" w:sz="0" w:space="0" w:color="auto"/>
                <w:right w:val="none" w:sz="0" w:space="0" w:color="auto"/>
              </w:divBdr>
            </w:div>
            <w:div w:id="344746670">
              <w:marLeft w:val="0"/>
              <w:marRight w:val="0"/>
              <w:marTop w:val="0"/>
              <w:marBottom w:val="0"/>
              <w:divBdr>
                <w:top w:val="none" w:sz="0" w:space="0" w:color="auto"/>
                <w:left w:val="none" w:sz="0" w:space="0" w:color="auto"/>
                <w:bottom w:val="none" w:sz="0" w:space="0" w:color="auto"/>
                <w:right w:val="none" w:sz="0" w:space="0" w:color="auto"/>
              </w:divBdr>
            </w:div>
            <w:div w:id="505826830">
              <w:marLeft w:val="0"/>
              <w:marRight w:val="0"/>
              <w:marTop w:val="0"/>
              <w:marBottom w:val="0"/>
              <w:divBdr>
                <w:top w:val="none" w:sz="0" w:space="0" w:color="auto"/>
                <w:left w:val="none" w:sz="0" w:space="0" w:color="auto"/>
                <w:bottom w:val="none" w:sz="0" w:space="0" w:color="auto"/>
                <w:right w:val="none" w:sz="0" w:space="0" w:color="auto"/>
              </w:divBdr>
            </w:div>
            <w:div w:id="625308033">
              <w:marLeft w:val="0"/>
              <w:marRight w:val="0"/>
              <w:marTop w:val="0"/>
              <w:marBottom w:val="0"/>
              <w:divBdr>
                <w:top w:val="none" w:sz="0" w:space="0" w:color="auto"/>
                <w:left w:val="none" w:sz="0" w:space="0" w:color="auto"/>
                <w:bottom w:val="none" w:sz="0" w:space="0" w:color="auto"/>
                <w:right w:val="none" w:sz="0" w:space="0" w:color="auto"/>
              </w:divBdr>
            </w:div>
            <w:div w:id="789131890">
              <w:marLeft w:val="0"/>
              <w:marRight w:val="0"/>
              <w:marTop w:val="0"/>
              <w:marBottom w:val="0"/>
              <w:divBdr>
                <w:top w:val="none" w:sz="0" w:space="0" w:color="auto"/>
                <w:left w:val="none" w:sz="0" w:space="0" w:color="auto"/>
                <w:bottom w:val="none" w:sz="0" w:space="0" w:color="auto"/>
                <w:right w:val="none" w:sz="0" w:space="0" w:color="auto"/>
              </w:divBdr>
            </w:div>
            <w:div w:id="810756841">
              <w:marLeft w:val="0"/>
              <w:marRight w:val="0"/>
              <w:marTop w:val="0"/>
              <w:marBottom w:val="0"/>
              <w:divBdr>
                <w:top w:val="none" w:sz="0" w:space="0" w:color="auto"/>
                <w:left w:val="none" w:sz="0" w:space="0" w:color="auto"/>
                <w:bottom w:val="none" w:sz="0" w:space="0" w:color="auto"/>
                <w:right w:val="none" w:sz="0" w:space="0" w:color="auto"/>
              </w:divBdr>
            </w:div>
            <w:div w:id="1079982333">
              <w:marLeft w:val="0"/>
              <w:marRight w:val="0"/>
              <w:marTop w:val="0"/>
              <w:marBottom w:val="0"/>
              <w:divBdr>
                <w:top w:val="none" w:sz="0" w:space="0" w:color="auto"/>
                <w:left w:val="none" w:sz="0" w:space="0" w:color="auto"/>
                <w:bottom w:val="none" w:sz="0" w:space="0" w:color="auto"/>
                <w:right w:val="none" w:sz="0" w:space="0" w:color="auto"/>
              </w:divBdr>
            </w:div>
            <w:div w:id="1105807192">
              <w:marLeft w:val="0"/>
              <w:marRight w:val="0"/>
              <w:marTop w:val="0"/>
              <w:marBottom w:val="0"/>
              <w:divBdr>
                <w:top w:val="none" w:sz="0" w:space="0" w:color="auto"/>
                <w:left w:val="none" w:sz="0" w:space="0" w:color="auto"/>
                <w:bottom w:val="none" w:sz="0" w:space="0" w:color="auto"/>
                <w:right w:val="none" w:sz="0" w:space="0" w:color="auto"/>
              </w:divBdr>
            </w:div>
            <w:div w:id="1166163375">
              <w:marLeft w:val="0"/>
              <w:marRight w:val="0"/>
              <w:marTop w:val="0"/>
              <w:marBottom w:val="0"/>
              <w:divBdr>
                <w:top w:val="none" w:sz="0" w:space="0" w:color="auto"/>
                <w:left w:val="none" w:sz="0" w:space="0" w:color="auto"/>
                <w:bottom w:val="none" w:sz="0" w:space="0" w:color="auto"/>
                <w:right w:val="none" w:sz="0" w:space="0" w:color="auto"/>
              </w:divBdr>
            </w:div>
            <w:div w:id="1216821101">
              <w:marLeft w:val="0"/>
              <w:marRight w:val="0"/>
              <w:marTop w:val="0"/>
              <w:marBottom w:val="0"/>
              <w:divBdr>
                <w:top w:val="none" w:sz="0" w:space="0" w:color="auto"/>
                <w:left w:val="none" w:sz="0" w:space="0" w:color="auto"/>
                <w:bottom w:val="none" w:sz="0" w:space="0" w:color="auto"/>
                <w:right w:val="none" w:sz="0" w:space="0" w:color="auto"/>
              </w:divBdr>
            </w:div>
            <w:div w:id="1254629234">
              <w:marLeft w:val="0"/>
              <w:marRight w:val="0"/>
              <w:marTop w:val="0"/>
              <w:marBottom w:val="0"/>
              <w:divBdr>
                <w:top w:val="none" w:sz="0" w:space="0" w:color="auto"/>
                <w:left w:val="none" w:sz="0" w:space="0" w:color="auto"/>
                <w:bottom w:val="none" w:sz="0" w:space="0" w:color="auto"/>
                <w:right w:val="none" w:sz="0" w:space="0" w:color="auto"/>
              </w:divBdr>
            </w:div>
            <w:div w:id="1498035993">
              <w:marLeft w:val="0"/>
              <w:marRight w:val="0"/>
              <w:marTop w:val="0"/>
              <w:marBottom w:val="0"/>
              <w:divBdr>
                <w:top w:val="none" w:sz="0" w:space="0" w:color="auto"/>
                <w:left w:val="none" w:sz="0" w:space="0" w:color="auto"/>
                <w:bottom w:val="none" w:sz="0" w:space="0" w:color="auto"/>
                <w:right w:val="none" w:sz="0" w:space="0" w:color="auto"/>
              </w:divBdr>
            </w:div>
            <w:div w:id="1504978655">
              <w:marLeft w:val="0"/>
              <w:marRight w:val="0"/>
              <w:marTop w:val="0"/>
              <w:marBottom w:val="0"/>
              <w:divBdr>
                <w:top w:val="none" w:sz="0" w:space="0" w:color="auto"/>
                <w:left w:val="none" w:sz="0" w:space="0" w:color="auto"/>
                <w:bottom w:val="none" w:sz="0" w:space="0" w:color="auto"/>
                <w:right w:val="none" w:sz="0" w:space="0" w:color="auto"/>
              </w:divBdr>
            </w:div>
            <w:div w:id="1673531096">
              <w:marLeft w:val="0"/>
              <w:marRight w:val="0"/>
              <w:marTop w:val="0"/>
              <w:marBottom w:val="0"/>
              <w:divBdr>
                <w:top w:val="none" w:sz="0" w:space="0" w:color="auto"/>
                <w:left w:val="none" w:sz="0" w:space="0" w:color="auto"/>
                <w:bottom w:val="none" w:sz="0" w:space="0" w:color="auto"/>
                <w:right w:val="none" w:sz="0" w:space="0" w:color="auto"/>
              </w:divBdr>
            </w:div>
            <w:div w:id="1722363859">
              <w:marLeft w:val="0"/>
              <w:marRight w:val="0"/>
              <w:marTop w:val="0"/>
              <w:marBottom w:val="0"/>
              <w:divBdr>
                <w:top w:val="none" w:sz="0" w:space="0" w:color="auto"/>
                <w:left w:val="none" w:sz="0" w:space="0" w:color="auto"/>
                <w:bottom w:val="none" w:sz="0" w:space="0" w:color="auto"/>
                <w:right w:val="none" w:sz="0" w:space="0" w:color="auto"/>
              </w:divBdr>
            </w:div>
            <w:div w:id="1730759355">
              <w:marLeft w:val="0"/>
              <w:marRight w:val="0"/>
              <w:marTop w:val="0"/>
              <w:marBottom w:val="0"/>
              <w:divBdr>
                <w:top w:val="none" w:sz="0" w:space="0" w:color="auto"/>
                <w:left w:val="none" w:sz="0" w:space="0" w:color="auto"/>
                <w:bottom w:val="none" w:sz="0" w:space="0" w:color="auto"/>
                <w:right w:val="none" w:sz="0" w:space="0" w:color="auto"/>
              </w:divBdr>
            </w:div>
            <w:div w:id="1785660423">
              <w:marLeft w:val="0"/>
              <w:marRight w:val="0"/>
              <w:marTop w:val="0"/>
              <w:marBottom w:val="0"/>
              <w:divBdr>
                <w:top w:val="none" w:sz="0" w:space="0" w:color="auto"/>
                <w:left w:val="none" w:sz="0" w:space="0" w:color="auto"/>
                <w:bottom w:val="none" w:sz="0" w:space="0" w:color="auto"/>
                <w:right w:val="none" w:sz="0" w:space="0" w:color="auto"/>
              </w:divBdr>
            </w:div>
            <w:div w:id="1892840312">
              <w:marLeft w:val="0"/>
              <w:marRight w:val="0"/>
              <w:marTop w:val="0"/>
              <w:marBottom w:val="0"/>
              <w:divBdr>
                <w:top w:val="none" w:sz="0" w:space="0" w:color="auto"/>
                <w:left w:val="none" w:sz="0" w:space="0" w:color="auto"/>
                <w:bottom w:val="none" w:sz="0" w:space="0" w:color="auto"/>
                <w:right w:val="none" w:sz="0" w:space="0" w:color="auto"/>
              </w:divBdr>
            </w:div>
            <w:div w:id="1967419393">
              <w:marLeft w:val="0"/>
              <w:marRight w:val="0"/>
              <w:marTop w:val="0"/>
              <w:marBottom w:val="0"/>
              <w:divBdr>
                <w:top w:val="none" w:sz="0" w:space="0" w:color="auto"/>
                <w:left w:val="none" w:sz="0" w:space="0" w:color="auto"/>
                <w:bottom w:val="none" w:sz="0" w:space="0" w:color="auto"/>
                <w:right w:val="none" w:sz="0" w:space="0" w:color="auto"/>
              </w:divBdr>
            </w:div>
            <w:div w:id="2060203601">
              <w:marLeft w:val="0"/>
              <w:marRight w:val="0"/>
              <w:marTop w:val="0"/>
              <w:marBottom w:val="0"/>
              <w:divBdr>
                <w:top w:val="none" w:sz="0" w:space="0" w:color="auto"/>
                <w:left w:val="none" w:sz="0" w:space="0" w:color="auto"/>
                <w:bottom w:val="none" w:sz="0" w:space="0" w:color="auto"/>
                <w:right w:val="none" w:sz="0" w:space="0" w:color="auto"/>
              </w:divBdr>
            </w:div>
            <w:div w:id="209173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9901">
      <w:bodyDiv w:val="1"/>
      <w:marLeft w:val="0"/>
      <w:marRight w:val="0"/>
      <w:marTop w:val="0"/>
      <w:marBottom w:val="0"/>
      <w:divBdr>
        <w:top w:val="none" w:sz="0" w:space="0" w:color="auto"/>
        <w:left w:val="none" w:sz="0" w:space="0" w:color="auto"/>
        <w:bottom w:val="none" w:sz="0" w:space="0" w:color="auto"/>
        <w:right w:val="none" w:sz="0" w:space="0" w:color="auto"/>
      </w:divBdr>
    </w:div>
    <w:div w:id="1910075068">
      <w:bodyDiv w:val="1"/>
      <w:marLeft w:val="0"/>
      <w:marRight w:val="0"/>
      <w:marTop w:val="0"/>
      <w:marBottom w:val="0"/>
      <w:divBdr>
        <w:top w:val="none" w:sz="0" w:space="0" w:color="auto"/>
        <w:left w:val="none" w:sz="0" w:space="0" w:color="auto"/>
        <w:bottom w:val="none" w:sz="0" w:space="0" w:color="auto"/>
        <w:right w:val="none" w:sz="0" w:space="0" w:color="auto"/>
      </w:divBdr>
      <w:divsChild>
        <w:div w:id="1870604747">
          <w:marLeft w:val="0"/>
          <w:marRight w:val="0"/>
          <w:marTop w:val="0"/>
          <w:marBottom w:val="0"/>
          <w:divBdr>
            <w:top w:val="none" w:sz="0" w:space="0" w:color="auto"/>
            <w:left w:val="none" w:sz="0" w:space="0" w:color="auto"/>
            <w:bottom w:val="none" w:sz="0" w:space="0" w:color="auto"/>
            <w:right w:val="none" w:sz="0" w:space="0" w:color="auto"/>
          </w:divBdr>
          <w:divsChild>
            <w:div w:id="16010558">
              <w:marLeft w:val="0"/>
              <w:marRight w:val="0"/>
              <w:marTop w:val="0"/>
              <w:marBottom w:val="0"/>
              <w:divBdr>
                <w:top w:val="none" w:sz="0" w:space="0" w:color="auto"/>
                <w:left w:val="none" w:sz="0" w:space="0" w:color="auto"/>
                <w:bottom w:val="none" w:sz="0" w:space="0" w:color="auto"/>
                <w:right w:val="none" w:sz="0" w:space="0" w:color="auto"/>
              </w:divBdr>
            </w:div>
            <w:div w:id="43647420">
              <w:marLeft w:val="0"/>
              <w:marRight w:val="0"/>
              <w:marTop w:val="0"/>
              <w:marBottom w:val="0"/>
              <w:divBdr>
                <w:top w:val="none" w:sz="0" w:space="0" w:color="auto"/>
                <w:left w:val="none" w:sz="0" w:space="0" w:color="auto"/>
                <w:bottom w:val="none" w:sz="0" w:space="0" w:color="auto"/>
                <w:right w:val="none" w:sz="0" w:space="0" w:color="auto"/>
              </w:divBdr>
            </w:div>
            <w:div w:id="557742970">
              <w:marLeft w:val="0"/>
              <w:marRight w:val="0"/>
              <w:marTop w:val="0"/>
              <w:marBottom w:val="0"/>
              <w:divBdr>
                <w:top w:val="none" w:sz="0" w:space="0" w:color="auto"/>
                <w:left w:val="none" w:sz="0" w:space="0" w:color="auto"/>
                <w:bottom w:val="none" w:sz="0" w:space="0" w:color="auto"/>
                <w:right w:val="none" w:sz="0" w:space="0" w:color="auto"/>
              </w:divBdr>
            </w:div>
            <w:div w:id="566574388">
              <w:marLeft w:val="0"/>
              <w:marRight w:val="0"/>
              <w:marTop w:val="0"/>
              <w:marBottom w:val="0"/>
              <w:divBdr>
                <w:top w:val="none" w:sz="0" w:space="0" w:color="auto"/>
                <w:left w:val="none" w:sz="0" w:space="0" w:color="auto"/>
                <w:bottom w:val="none" w:sz="0" w:space="0" w:color="auto"/>
                <w:right w:val="none" w:sz="0" w:space="0" w:color="auto"/>
              </w:divBdr>
            </w:div>
            <w:div w:id="590552431">
              <w:marLeft w:val="0"/>
              <w:marRight w:val="0"/>
              <w:marTop w:val="0"/>
              <w:marBottom w:val="0"/>
              <w:divBdr>
                <w:top w:val="none" w:sz="0" w:space="0" w:color="auto"/>
                <w:left w:val="none" w:sz="0" w:space="0" w:color="auto"/>
                <w:bottom w:val="none" w:sz="0" w:space="0" w:color="auto"/>
                <w:right w:val="none" w:sz="0" w:space="0" w:color="auto"/>
              </w:divBdr>
            </w:div>
            <w:div w:id="629088694">
              <w:marLeft w:val="0"/>
              <w:marRight w:val="0"/>
              <w:marTop w:val="0"/>
              <w:marBottom w:val="0"/>
              <w:divBdr>
                <w:top w:val="none" w:sz="0" w:space="0" w:color="auto"/>
                <w:left w:val="none" w:sz="0" w:space="0" w:color="auto"/>
                <w:bottom w:val="none" w:sz="0" w:space="0" w:color="auto"/>
                <w:right w:val="none" w:sz="0" w:space="0" w:color="auto"/>
              </w:divBdr>
            </w:div>
            <w:div w:id="714810931">
              <w:marLeft w:val="0"/>
              <w:marRight w:val="0"/>
              <w:marTop w:val="0"/>
              <w:marBottom w:val="0"/>
              <w:divBdr>
                <w:top w:val="none" w:sz="0" w:space="0" w:color="auto"/>
                <w:left w:val="none" w:sz="0" w:space="0" w:color="auto"/>
                <w:bottom w:val="none" w:sz="0" w:space="0" w:color="auto"/>
                <w:right w:val="none" w:sz="0" w:space="0" w:color="auto"/>
              </w:divBdr>
            </w:div>
            <w:div w:id="954824448">
              <w:marLeft w:val="0"/>
              <w:marRight w:val="0"/>
              <w:marTop w:val="0"/>
              <w:marBottom w:val="0"/>
              <w:divBdr>
                <w:top w:val="none" w:sz="0" w:space="0" w:color="auto"/>
                <w:left w:val="none" w:sz="0" w:space="0" w:color="auto"/>
                <w:bottom w:val="none" w:sz="0" w:space="0" w:color="auto"/>
                <w:right w:val="none" w:sz="0" w:space="0" w:color="auto"/>
              </w:divBdr>
            </w:div>
            <w:div w:id="1519267905">
              <w:marLeft w:val="0"/>
              <w:marRight w:val="0"/>
              <w:marTop w:val="0"/>
              <w:marBottom w:val="0"/>
              <w:divBdr>
                <w:top w:val="none" w:sz="0" w:space="0" w:color="auto"/>
                <w:left w:val="none" w:sz="0" w:space="0" w:color="auto"/>
                <w:bottom w:val="none" w:sz="0" w:space="0" w:color="auto"/>
                <w:right w:val="none" w:sz="0" w:space="0" w:color="auto"/>
              </w:divBdr>
            </w:div>
            <w:div w:id="1519613481">
              <w:marLeft w:val="0"/>
              <w:marRight w:val="0"/>
              <w:marTop w:val="0"/>
              <w:marBottom w:val="0"/>
              <w:divBdr>
                <w:top w:val="none" w:sz="0" w:space="0" w:color="auto"/>
                <w:left w:val="none" w:sz="0" w:space="0" w:color="auto"/>
                <w:bottom w:val="none" w:sz="0" w:space="0" w:color="auto"/>
                <w:right w:val="none" w:sz="0" w:space="0" w:color="auto"/>
              </w:divBdr>
            </w:div>
            <w:div w:id="209724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74139">
      <w:bodyDiv w:val="1"/>
      <w:marLeft w:val="0"/>
      <w:marRight w:val="0"/>
      <w:marTop w:val="0"/>
      <w:marBottom w:val="0"/>
      <w:divBdr>
        <w:top w:val="none" w:sz="0" w:space="0" w:color="auto"/>
        <w:left w:val="none" w:sz="0" w:space="0" w:color="auto"/>
        <w:bottom w:val="none" w:sz="0" w:space="0" w:color="auto"/>
        <w:right w:val="none" w:sz="0" w:space="0" w:color="auto"/>
      </w:divBdr>
    </w:div>
    <w:div w:id="1967080407">
      <w:bodyDiv w:val="1"/>
      <w:marLeft w:val="0"/>
      <w:marRight w:val="0"/>
      <w:marTop w:val="0"/>
      <w:marBottom w:val="0"/>
      <w:divBdr>
        <w:top w:val="none" w:sz="0" w:space="0" w:color="auto"/>
        <w:left w:val="none" w:sz="0" w:space="0" w:color="auto"/>
        <w:bottom w:val="none" w:sz="0" w:space="0" w:color="auto"/>
        <w:right w:val="none" w:sz="0" w:space="0" w:color="auto"/>
      </w:divBdr>
    </w:div>
    <w:div w:id="2046637373">
      <w:bodyDiv w:val="1"/>
      <w:marLeft w:val="0"/>
      <w:marRight w:val="0"/>
      <w:marTop w:val="0"/>
      <w:marBottom w:val="0"/>
      <w:divBdr>
        <w:top w:val="none" w:sz="0" w:space="0" w:color="auto"/>
        <w:left w:val="none" w:sz="0" w:space="0" w:color="auto"/>
        <w:bottom w:val="none" w:sz="0" w:space="0" w:color="auto"/>
        <w:right w:val="none" w:sz="0" w:space="0" w:color="auto"/>
      </w:divBdr>
    </w:div>
    <w:div w:id="2064866348">
      <w:bodyDiv w:val="1"/>
      <w:marLeft w:val="0"/>
      <w:marRight w:val="0"/>
      <w:marTop w:val="0"/>
      <w:marBottom w:val="0"/>
      <w:divBdr>
        <w:top w:val="none" w:sz="0" w:space="0" w:color="auto"/>
        <w:left w:val="none" w:sz="0" w:space="0" w:color="auto"/>
        <w:bottom w:val="none" w:sz="0" w:space="0" w:color="auto"/>
        <w:right w:val="none" w:sz="0" w:space="0" w:color="auto"/>
      </w:divBdr>
      <w:divsChild>
        <w:div w:id="1139149324">
          <w:marLeft w:val="0"/>
          <w:marRight w:val="0"/>
          <w:marTop w:val="0"/>
          <w:marBottom w:val="0"/>
          <w:divBdr>
            <w:top w:val="none" w:sz="0" w:space="0" w:color="auto"/>
            <w:left w:val="none" w:sz="0" w:space="0" w:color="auto"/>
            <w:bottom w:val="none" w:sz="0" w:space="0" w:color="auto"/>
            <w:right w:val="none" w:sz="0" w:space="0" w:color="auto"/>
          </w:divBdr>
          <w:divsChild>
            <w:div w:id="93476054">
              <w:marLeft w:val="0"/>
              <w:marRight w:val="0"/>
              <w:marTop w:val="0"/>
              <w:marBottom w:val="0"/>
              <w:divBdr>
                <w:top w:val="none" w:sz="0" w:space="0" w:color="auto"/>
                <w:left w:val="none" w:sz="0" w:space="0" w:color="auto"/>
                <w:bottom w:val="none" w:sz="0" w:space="0" w:color="auto"/>
                <w:right w:val="none" w:sz="0" w:space="0" w:color="auto"/>
              </w:divBdr>
            </w:div>
            <w:div w:id="620962823">
              <w:marLeft w:val="0"/>
              <w:marRight w:val="0"/>
              <w:marTop w:val="0"/>
              <w:marBottom w:val="0"/>
              <w:divBdr>
                <w:top w:val="none" w:sz="0" w:space="0" w:color="auto"/>
                <w:left w:val="none" w:sz="0" w:space="0" w:color="auto"/>
                <w:bottom w:val="none" w:sz="0" w:space="0" w:color="auto"/>
                <w:right w:val="none" w:sz="0" w:space="0" w:color="auto"/>
              </w:divBdr>
            </w:div>
            <w:div w:id="662707635">
              <w:marLeft w:val="0"/>
              <w:marRight w:val="0"/>
              <w:marTop w:val="0"/>
              <w:marBottom w:val="0"/>
              <w:divBdr>
                <w:top w:val="none" w:sz="0" w:space="0" w:color="auto"/>
                <w:left w:val="none" w:sz="0" w:space="0" w:color="auto"/>
                <w:bottom w:val="none" w:sz="0" w:space="0" w:color="auto"/>
                <w:right w:val="none" w:sz="0" w:space="0" w:color="auto"/>
              </w:divBdr>
            </w:div>
            <w:div w:id="685247965">
              <w:marLeft w:val="0"/>
              <w:marRight w:val="0"/>
              <w:marTop w:val="0"/>
              <w:marBottom w:val="0"/>
              <w:divBdr>
                <w:top w:val="none" w:sz="0" w:space="0" w:color="auto"/>
                <w:left w:val="none" w:sz="0" w:space="0" w:color="auto"/>
                <w:bottom w:val="none" w:sz="0" w:space="0" w:color="auto"/>
                <w:right w:val="none" w:sz="0" w:space="0" w:color="auto"/>
              </w:divBdr>
            </w:div>
            <w:div w:id="927541115">
              <w:marLeft w:val="0"/>
              <w:marRight w:val="0"/>
              <w:marTop w:val="0"/>
              <w:marBottom w:val="0"/>
              <w:divBdr>
                <w:top w:val="none" w:sz="0" w:space="0" w:color="auto"/>
                <w:left w:val="none" w:sz="0" w:space="0" w:color="auto"/>
                <w:bottom w:val="none" w:sz="0" w:space="0" w:color="auto"/>
                <w:right w:val="none" w:sz="0" w:space="0" w:color="auto"/>
              </w:divBdr>
            </w:div>
            <w:div w:id="1160077602">
              <w:marLeft w:val="0"/>
              <w:marRight w:val="0"/>
              <w:marTop w:val="0"/>
              <w:marBottom w:val="0"/>
              <w:divBdr>
                <w:top w:val="none" w:sz="0" w:space="0" w:color="auto"/>
                <w:left w:val="none" w:sz="0" w:space="0" w:color="auto"/>
                <w:bottom w:val="none" w:sz="0" w:space="0" w:color="auto"/>
                <w:right w:val="none" w:sz="0" w:space="0" w:color="auto"/>
              </w:divBdr>
            </w:div>
            <w:div w:id="1460680182">
              <w:marLeft w:val="0"/>
              <w:marRight w:val="0"/>
              <w:marTop w:val="0"/>
              <w:marBottom w:val="0"/>
              <w:divBdr>
                <w:top w:val="none" w:sz="0" w:space="0" w:color="auto"/>
                <w:left w:val="none" w:sz="0" w:space="0" w:color="auto"/>
                <w:bottom w:val="none" w:sz="0" w:space="0" w:color="auto"/>
                <w:right w:val="none" w:sz="0" w:space="0" w:color="auto"/>
              </w:divBdr>
            </w:div>
            <w:div w:id="1701199809">
              <w:marLeft w:val="0"/>
              <w:marRight w:val="0"/>
              <w:marTop w:val="0"/>
              <w:marBottom w:val="0"/>
              <w:divBdr>
                <w:top w:val="none" w:sz="0" w:space="0" w:color="auto"/>
                <w:left w:val="none" w:sz="0" w:space="0" w:color="auto"/>
                <w:bottom w:val="none" w:sz="0" w:space="0" w:color="auto"/>
                <w:right w:val="none" w:sz="0" w:space="0" w:color="auto"/>
              </w:divBdr>
            </w:div>
            <w:div w:id="1758013260">
              <w:marLeft w:val="0"/>
              <w:marRight w:val="0"/>
              <w:marTop w:val="0"/>
              <w:marBottom w:val="0"/>
              <w:divBdr>
                <w:top w:val="none" w:sz="0" w:space="0" w:color="auto"/>
                <w:left w:val="none" w:sz="0" w:space="0" w:color="auto"/>
                <w:bottom w:val="none" w:sz="0" w:space="0" w:color="auto"/>
                <w:right w:val="none" w:sz="0" w:space="0" w:color="auto"/>
              </w:divBdr>
            </w:div>
            <w:div w:id="1955090219">
              <w:marLeft w:val="0"/>
              <w:marRight w:val="0"/>
              <w:marTop w:val="0"/>
              <w:marBottom w:val="0"/>
              <w:divBdr>
                <w:top w:val="none" w:sz="0" w:space="0" w:color="auto"/>
                <w:left w:val="none" w:sz="0" w:space="0" w:color="auto"/>
                <w:bottom w:val="none" w:sz="0" w:space="0" w:color="auto"/>
                <w:right w:val="none" w:sz="0" w:space="0" w:color="auto"/>
              </w:divBdr>
            </w:div>
            <w:div w:id="197158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3037">
      <w:bodyDiv w:val="1"/>
      <w:marLeft w:val="0"/>
      <w:marRight w:val="0"/>
      <w:marTop w:val="0"/>
      <w:marBottom w:val="0"/>
      <w:divBdr>
        <w:top w:val="none" w:sz="0" w:space="0" w:color="auto"/>
        <w:left w:val="none" w:sz="0" w:space="0" w:color="auto"/>
        <w:bottom w:val="none" w:sz="0" w:space="0" w:color="auto"/>
        <w:right w:val="none" w:sz="0" w:space="0" w:color="auto"/>
      </w:divBdr>
      <w:divsChild>
        <w:div w:id="11539893">
          <w:marLeft w:val="0"/>
          <w:marRight w:val="0"/>
          <w:marTop w:val="0"/>
          <w:marBottom w:val="0"/>
          <w:divBdr>
            <w:top w:val="none" w:sz="0" w:space="0" w:color="auto"/>
            <w:left w:val="none" w:sz="0" w:space="0" w:color="auto"/>
            <w:bottom w:val="none" w:sz="0" w:space="0" w:color="auto"/>
            <w:right w:val="none" w:sz="0" w:space="0" w:color="auto"/>
          </w:divBdr>
        </w:div>
        <w:div w:id="12919485">
          <w:marLeft w:val="0"/>
          <w:marRight w:val="0"/>
          <w:marTop w:val="0"/>
          <w:marBottom w:val="0"/>
          <w:divBdr>
            <w:top w:val="none" w:sz="0" w:space="0" w:color="auto"/>
            <w:left w:val="none" w:sz="0" w:space="0" w:color="auto"/>
            <w:bottom w:val="none" w:sz="0" w:space="0" w:color="auto"/>
            <w:right w:val="none" w:sz="0" w:space="0" w:color="auto"/>
          </w:divBdr>
        </w:div>
        <w:div w:id="84150141">
          <w:marLeft w:val="0"/>
          <w:marRight w:val="0"/>
          <w:marTop w:val="0"/>
          <w:marBottom w:val="0"/>
          <w:divBdr>
            <w:top w:val="none" w:sz="0" w:space="0" w:color="auto"/>
            <w:left w:val="none" w:sz="0" w:space="0" w:color="auto"/>
            <w:bottom w:val="none" w:sz="0" w:space="0" w:color="auto"/>
            <w:right w:val="none" w:sz="0" w:space="0" w:color="auto"/>
          </w:divBdr>
        </w:div>
        <w:div w:id="102305542">
          <w:marLeft w:val="0"/>
          <w:marRight w:val="0"/>
          <w:marTop w:val="0"/>
          <w:marBottom w:val="0"/>
          <w:divBdr>
            <w:top w:val="none" w:sz="0" w:space="0" w:color="auto"/>
            <w:left w:val="none" w:sz="0" w:space="0" w:color="auto"/>
            <w:bottom w:val="none" w:sz="0" w:space="0" w:color="auto"/>
            <w:right w:val="none" w:sz="0" w:space="0" w:color="auto"/>
          </w:divBdr>
        </w:div>
        <w:div w:id="294265145">
          <w:marLeft w:val="0"/>
          <w:marRight w:val="0"/>
          <w:marTop w:val="0"/>
          <w:marBottom w:val="0"/>
          <w:divBdr>
            <w:top w:val="none" w:sz="0" w:space="0" w:color="auto"/>
            <w:left w:val="none" w:sz="0" w:space="0" w:color="auto"/>
            <w:bottom w:val="none" w:sz="0" w:space="0" w:color="auto"/>
            <w:right w:val="none" w:sz="0" w:space="0" w:color="auto"/>
          </w:divBdr>
        </w:div>
        <w:div w:id="570310790">
          <w:marLeft w:val="0"/>
          <w:marRight w:val="0"/>
          <w:marTop w:val="0"/>
          <w:marBottom w:val="0"/>
          <w:divBdr>
            <w:top w:val="none" w:sz="0" w:space="0" w:color="auto"/>
            <w:left w:val="none" w:sz="0" w:space="0" w:color="auto"/>
            <w:bottom w:val="none" w:sz="0" w:space="0" w:color="auto"/>
            <w:right w:val="none" w:sz="0" w:space="0" w:color="auto"/>
          </w:divBdr>
        </w:div>
        <w:div w:id="812646730">
          <w:marLeft w:val="0"/>
          <w:marRight w:val="0"/>
          <w:marTop w:val="0"/>
          <w:marBottom w:val="0"/>
          <w:divBdr>
            <w:top w:val="none" w:sz="0" w:space="0" w:color="auto"/>
            <w:left w:val="none" w:sz="0" w:space="0" w:color="auto"/>
            <w:bottom w:val="none" w:sz="0" w:space="0" w:color="auto"/>
            <w:right w:val="none" w:sz="0" w:space="0" w:color="auto"/>
          </w:divBdr>
        </w:div>
        <w:div w:id="1000813919">
          <w:marLeft w:val="0"/>
          <w:marRight w:val="0"/>
          <w:marTop w:val="0"/>
          <w:marBottom w:val="0"/>
          <w:divBdr>
            <w:top w:val="none" w:sz="0" w:space="0" w:color="auto"/>
            <w:left w:val="none" w:sz="0" w:space="0" w:color="auto"/>
            <w:bottom w:val="none" w:sz="0" w:space="0" w:color="auto"/>
            <w:right w:val="none" w:sz="0" w:space="0" w:color="auto"/>
          </w:divBdr>
        </w:div>
        <w:div w:id="1190603075">
          <w:marLeft w:val="0"/>
          <w:marRight w:val="0"/>
          <w:marTop w:val="0"/>
          <w:marBottom w:val="0"/>
          <w:divBdr>
            <w:top w:val="none" w:sz="0" w:space="0" w:color="auto"/>
            <w:left w:val="none" w:sz="0" w:space="0" w:color="auto"/>
            <w:bottom w:val="none" w:sz="0" w:space="0" w:color="auto"/>
            <w:right w:val="none" w:sz="0" w:space="0" w:color="auto"/>
          </w:divBdr>
        </w:div>
        <w:div w:id="1265921290">
          <w:marLeft w:val="0"/>
          <w:marRight w:val="0"/>
          <w:marTop w:val="0"/>
          <w:marBottom w:val="0"/>
          <w:divBdr>
            <w:top w:val="none" w:sz="0" w:space="0" w:color="auto"/>
            <w:left w:val="none" w:sz="0" w:space="0" w:color="auto"/>
            <w:bottom w:val="none" w:sz="0" w:space="0" w:color="auto"/>
            <w:right w:val="none" w:sz="0" w:space="0" w:color="auto"/>
          </w:divBdr>
        </w:div>
        <w:div w:id="1267999633">
          <w:marLeft w:val="0"/>
          <w:marRight w:val="0"/>
          <w:marTop w:val="0"/>
          <w:marBottom w:val="0"/>
          <w:divBdr>
            <w:top w:val="none" w:sz="0" w:space="0" w:color="auto"/>
            <w:left w:val="none" w:sz="0" w:space="0" w:color="auto"/>
            <w:bottom w:val="none" w:sz="0" w:space="0" w:color="auto"/>
            <w:right w:val="none" w:sz="0" w:space="0" w:color="auto"/>
          </w:divBdr>
        </w:div>
        <w:div w:id="1600989462">
          <w:marLeft w:val="0"/>
          <w:marRight w:val="0"/>
          <w:marTop w:val="0"/>
          <w:marBottom w:val="0"/>
          <w:divBdr>
            <w:top w:val="none" w:sz="0" w:space="0" w:color="auto"/>
            <w:left w:val="none" w:sz="0" w:space="0" w:color="auto"/>
            <w:bottom w:val="none" w:sz="0" w:space="0" w:color="auto"/>
            <w:right w:val="none" w:sz="0" w:space="0" w:color="auto"/>
          </w:divBdr>
        </w:div>
        <w:div w:id="1643656041">
          <w:marLeft w:val="0"/>
          <w:marRight w:val="0"/>
          <w:marTop w:val="0"/>
          <w:marBottom w:val="0"/>
          <w:divBdr>
            <w:top w:val="none" w:sz="0" w:space="0" w:color="auto"/>
            <w:left w:val="none" w:sz="0" w:space="0" w:color="auto"/>
            <w:bottom w:val="none" w:sz="0" w:space="0" w:color="auto"/>
            <w:right w:val="none" w:sz="0" w:space="0" w:color="auto"/>
          </w:divBdr>
        </w:div>
        <w:div w:id="1671639969">
          <w:marLeft w:val="0"/>
          <w:marRight w:val="0"/>
          <w:marTop w:val="0"/>
          <w:marBottom w:val="0"/>
          <w:divBdr>
            <w:top w:val="none" w:sz="0" w:space="0" w:color="auto"/>
            <w:left w:val="none" w:sz="0" w:space="0" w:color="auto"/>
            <w:bottom w:val="none" w:sz="0" w:space="0" w:color="auto"/>
            <w:right w:val="none" w:sz="0" w:space="0" w:color="auto"/>
          </w:divBdr>
        </w:div>
      </w:divsChild>
    </w:div>
    <w:div w:id="2087023089">
      <w:bodyDiv w:val="1"/>
      <w:marLeft w:val="0"/>
      <w:marRight w:val="0"/>
      <w:marTop w:val="0"/>
      <w:marBottom w:val="0"/>
      <w:divBdr>
        <w:top w:val="none" w:sz="0" w:space="0" w:color="auto"/>
        <w:left w:val="none" w:sz="0" w:space="0" w:color="auto"/>
        <w:bottom w:val="none" w:sz="0" w:space="0" w:color="auto"/>
        <w:right w:val="none" w:sz="0" w:space="0" w:color="auto"/>
      </w:divBdr>
      <w:divsChild>
        <w:div w:id="648873180">
          <w:marLeft w:val="0"/>
          <w:marRight w:val="0"/>
          <w:marTop w:val="0"/>
          <w:marBottom w:val="0"/>
          <w:divBdr>
            <w:top w:val="none" w:sz="0" w:space="0" w:color="auto"/>
            <w:left w:val="none" w:sz="0" w:space="0" w:color="auto"/>
            <w:bottom w:val="none" w:sz="0" w:space="0" w:color="auto"/>
            <w:right w:val="none" w:sz="0" w:space="0" w:color="auto"/>
          </w:divBdr>
          <w:divsChild>
            <w:div w:id="896550343">
              <w:marLeft w:val="0"/>
              <w:marRight w:val="0"/>
              <w:marTop w:val="0"/>
              <w:marBottom w:val="0"/>
              <w:divBdr>
                <w:top w:val="none" w:sz="0" w:space="0" w:color="auto"/>
                <w:left w:val="none" w:sz="0" w:space="0" w:color="auto"/>
                <w:bottom w:val="none" w:sz="0" w:space="0" w:color="auto"/>
                <w:right w:val="none" w:sz="0" w:space="0" w:color="auto"/>
              </w:divBdr>
            </w:div>
            <w:div w:id="207985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kaggle.com/nataouo/space-nh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紫蘿蘭色">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A44635-5353-4E4C-A210-9EACAA05F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14</Pages>
  <Words>2515</Words>
  <Characters>14336</Characters>
  <Application>Microsoft Office Word</Application>
  <DocSecurity>0</DocSecurity>
  <Lines>119</Lines>
  <Paragraphs>33</Paragraphs>
  <ScaleCrop>false</ScaleCrop>
  <Company/>
  <LinksUpToDate>false</LinksUpToDate>
  <CharactersWithSpaces>16818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 nataouo [Student]</dc:creator>
  <cp:keywords/>
  <dc:description/>
  <cp:lastModifiedBy>Chun Ho LAI</cp:lastModifiedBy>
  <cp:revision>6</cp:revision>
  <dcterms:created xsi:type="dcterms:W3CDTF">2023-11-11T10:05:00Z</dcterms:created>
  <dcterms:modified xsi:type="dcterms:W3CDTF">2023-11-11T10:15:00Z</dcterms:modified>
</cp:coreProperties>
</file>